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F61832" w14:textId="3EFF3273" w:rsidR="001A519E" w:rsidRPr="001A519E" w:rsidRDefault="001A519E" w:rsidP="001A519E">
      <w:pPr>
        <w:rPr>
          <w:rFonts w:ascii="Times New Roman" w:hAnsi="Times New Roman" w:cs="Times New Roman"/>
          <w:b/>
          <w:bCs/>
          <w:sz w:val="28"/>
          <w:szCs w:val="28"/>
        </w:rPr>
      </w:pPr>
      <w:r w:rsidRPr="001A519E">
        <w:rPr>
          <w:rFonts w:ascii="Times New Roman" w:hAnsi="Times New Roman" w:cs="Times New Roman"/>
          <w:b/>
          <w:bCs/>
          <w:sz w:val="28"/>
          <w:szCs w:val="28"/>
        </w:rPr>
        <w:t>Size spectra in freshwater streams are consistent across temperature and resource supply</w:t>
      </w:r>
    </w:p>
    <w:p w14:paraId="46E43CF2" w14:textId="3D02F525" w:rsidR="00423C3A" w:rsidRPr="001A519E" w:rsidRDefault="00423C3A" w:rsidP="001A519E">
      <w:pPr>
        <w:rPr>
          <w:rFonts w:ascii="Times New Roman" w:hAnsi="Times New Roman" w:cs="Times New Roman"/>
        </w:rPr>
      </w:pPr>
    </w:p>
    <w:p w14:paraId="23818A9C" w14:textId="5BFA3BB7" w:rsidR="00A67B16" w:rsidRPr="001A519E" w:rsidRDefault="00423C3A" w:rsidP="001A519E">
      <w:pPr>
        <w:rPr>
          <w:rFonts w:ascii="Times New Roman" w:hAnsi="Times New Roman" w:cs="Times New Roman"/>
        </w:rPr>
      </w:pPr>
      <w:r w:rsidRPr="001A519E">
        <w:rPr>
          <w:rFonts w:ascii="Times New Roman" w:hAnsi="Times New Roman" w:cs="Times New Roman"/>
        </w:rPr>
        <w:t xml:space="preserve">Vojsava Gjoni </w:t>
      </w:r>
      <w:r w:rsidRPr="001A519E">
        <w:rPr>
          <w:rFonts w:ascii="Times New Roman" w:hAnsi="Times New Roman" w:cs="Times New Roman"/>
          <w:vertAlign w:val="superscript"/>
        </w:rPr>
        <w:t>1</w:t>
      </w:r>
      <w:r w:rsidRPr="001A519E">
        <w:rPr>
          <w:rFonts w:ascii="Times New Roman" w:hAnsi="Times New Roman" w:cs="Times New Roman"/>
        </w:rPr>
        <w:t>| Justin P. F. Pomeranz</w:t>
      </w:r>
      <w:r w:rsidRPr="001A519E">
        <w:rPr>
          <w:rFonts w:ascii="Times New Roman" w:hAnsi="Times New Roman" w:cs="Times New Roman"/>
          <w:vertAlign w:val="superscript"/>
        </w:rPr>
        <w:t>2</w:t>
      </w:r>
      <w:r w:rsidRPr="001A519E">
        <w:rPr>
          <w:rFonts w:ascii="Times New Roman" w:hAnsi="Times New Roman" w:cs="Times New Roman"/>
        </w:rPr>
        <w:t xml:space="preserve"> | James R. Junker</w:t>
      </w:r>
      <w:r w:rsidRPr="001A519E">
        <w:rPr>
          <w:rFonts w:ascii="Times New Roman" w:hAnsi="Times New Roman" w:cs="Times New Roman"/>
          <w:vertAlign w:val="superscript"/>
        </w:rPr>
        <w:t>3</w:t>
      </w:r>
      <w:r w:rsidRPr="001A519E">
        <w:rPr>
          <w:rFonts w:ascii="Times New Roman" w:hAnsi="Times New Roman" w:cs="Times New Roman"/>
        </w:rPr>
        <w:t xml:space="preserve"> | Jeff S. Wesner</w:t>
      </w:r>
      <w:r w:rsidRPr="001A519E">
        <w:rPr>
          <w:rFonts w:ascii="Times New Roman" w:hAnsi="Times New Roman" w:cs="Times New Roman"/>
          <w:vertAlign w:val="superscript"/>
        </w:rPr>
        <w:t>1</w:t>
      </w:r>
    </w:p>
    <w:p w14:paraId="0C57C771" w14:textId="27384F86" w:rsidR="002A44CF" w:rsidRPr="001A519E" w:rsidRDefault="002A44CF" w:rsidP="001A519E">
      <w:pPr>
        <w:rPr>
          <w:rFonts w:ascii="Times New Roman" w:hAnsi="Times New Roman" w:cs="Times New Roman"/>
        </w:rPr>
      </w:pPr>
    </w:p>
    <w:p w14:paraId="5BCD9E18" w14:textId="77777777" w:rsidR="00164330" w:rsidRPr="001A519E" w:rsidRDefault="00164330" w:rsidP="001A519E">
      <w:pPr>
        <w:rPr>
          <w:rFonts w:ascii="Times New Roman" w:hAnsi="Times New Roman" w:cs="Times New Roman"/>
          <w:b/>
          <w:bCs/>
        </w:rPr>
      </w:pPr>
    </w:p>
    <w:p w14:paraId="5E9C8071" w14:textId="2CE2FAA1" w:rsidR="00164330" w:rsidRDefault="00164330" w:rsidP="001A519E">
      <w:pPr>
        <w:rPr>
          <w:rFonts w:ascii="Times New Roman" w:hAnsi="Times New Roman" w:cs="Times New Roman"/>
          <w:b/>
          <w:bCs/>
        </w:rPr>
      </w:pPr>
    </w:p>
    <w:p w14:paraId="790C6B83" w14:textId="46A72B3A" w:rsidR="00A671C2" w:rsidRPr="001A519E" w:rsidRDefault="00F72C29" w:rsidP="001A519E">
      <w:pPr>
        <w:rPr>
          <w:rFonts w:ascii="Times New Roman" w:hAnsi="Times New Roman" w:cs="Times New Roman"/>
          <w:b/>
          <w:bCs/>
        </w:rPr>
      </w:pPr>
      <w:r>
        <w:rPr>
          <w:rFonts w:ascii="Times New Roman" w:hAnsi="Times New Roman" w:cs="Times New Roman"/>
          <w:b/>
          <w:bCs/>
        </w:rPr>
        <w:t xml:space="preserve">A common pattern in </w:t>
      </w:r>
      <w:r w:rsidR="00C036AD">
        <w:rPr>
          <w:rFonts w:ascii="Times New Roman" w:hAnsi="Times New Roman" w:cs="Times New Roman"/>
          <w:b/>
          <w:bCs/>
        </w:rPr>
        <w:t>ecological communities is the negative relationship between individual body size and abundance</w:t>
      </w:r>
      <w:r w:rsidR="00B71F0F">
        <w:rPr>
          <w:rFonts w:ascii="Times New Roman" w:hAnsi="Times New Roman" w:cs="Times New Roman"/>
          <w:b/>
          <w:bCs/>
        </w:rPr>
        <w:t>. This pattern is known as the individual size distribution (ISD)</w:t>
      </w:r>
      <w:r w:rsidR="00712D29">
        <w:rPr>
          <w:rFonts w:ascii="Times New Roman" w:hAnsi="Times New Roman" w:cs="Times New Roman"/>
          <w:b/>
          <w:bCs/>
        </w:rPr>
        <w:t>,</w:t>
      </w:r>
      <w:r w:rsidR="00B71F0F">
        <w:rPr>
          <w:rFonts w:ascii="Times New Roman" w:hAnsi="Times New Roman" w:cs="Times New Roman"/>
          <w:b/>
          <w:bCs/>
        </w:rPr>
        <w:t xml:space="preserve"> </w:t>
      </w:r>
      <w:r w:rsidR="00C7275B">
        <w:rPr>
          <w:rFonts w:ascii="Times New Roman" w:hAnsi="Times New Roman" w:cs="Times New Roman"/>
          <w:b/>
          <w:bCs/>
        </w:rPr>
        <w:t xml:space="preserve">and </w:t>
      </w:r>
      <w:r w:rsidR="00EB671A">
        <w:rPr>
          <w:rFonts w:ascii="Times New Roman" w:hAnsi="Times New Roman" w:cs="Times New Roman"/>
          <w:b/>
          <w:bCs/>
        </w:rPr>
        <w:t>when compared with theoretical predictions</w:t>
      </w:r>
      <w:r w:rsidR="00F6569E">
        <w:rPr>
          <w:rFonts w:ascii="Times New Roman" w:hAnsi="Times New Roman" w:cs="Times New Roman"/>
          <w:b/>
          <w:bCs/>
        </w:rPr>
        <w:t xml:space="preserve"> </w:t>
      </w:r>
      <w:r w:rsidR="00C7275B">
        <w:rPr>
          <w:rFonts w:ascii="Times New Roman" w:hAnsi="Times New Roman" w:cs="Times New Roman"/>
          <w:b/>
          <w:bCs/>
        </w:rPr>
        <w:t xml:space="preserve">offers a potentially powerful tool for assessing the status of ecological communities. </w:t>
      </w:r>
      <w:r w:rsidR="009F56F2">
        <w:rPr>
          <w:rFonts w:ascii="Times New Roman" w:hAnsi="Times New Roman" w:cs="Times New Roman"/>
          <w:b/>
          <w:bCs/>
        </w:rPr>
        <w:t>However, recent work has begun to ill</w:t>
      </w:r>
      <w:r w:rsidR="00BB2621">
        <w:rPr>
          <w:rFonts w:ascii="Times New Roman" w:hAnsi="Times New Roman" w:cs="Times New Roman"/>
          <w:b/>
          <w:bCs/>
        </w:rPr>
        <w:t>uminate how environmental conditions</w:t>
      </w:r>
      <w:r w:rsidR="00BB4083">
        <w:rPr>
          <w:rFonts w:ascii="Times New Roman" w:hAnsi="Times New Roman" w:cs="Times New Roman"/>
          <w:b/>
          <w:bCs/>
        </w:rPr>
        <w:t xml:space="preserve"> such as temperature and </w:t>
      </w:r>
      <w:r w:rsidR="00F84B04">
        <w:rPr>
          <w:rFonts w:ascii="Times New Roman" w:hAnsi="Times New Roman" w:cs="Times New Roman"/>
          <w:b/>
          <w:bCs/>
        </w:rPr>
        <w:t>resource availability</w:t>
      </w:r>
      <w:r w:rsidR="00BB2621">
        <w:rPr>
          <w:rFonts w:ascii="Times New Roman" w:hAnsi="Times New Roman" w:cs="Times New Roman"/>
          <w:b/>
          <w:bCs/>
        </w:rPr>
        <w:t xml:space="preserve"> contribute to </w:t>
      </w:r>
      <w:r w:rsidR="00BB4083">
        <w:rPr>
          <w:rFonts w:ascii="Times New Roman" w:hAnsi="Times New Roman" w:cs="Times New Roman"/>
          <w:b/>
          <w:bCs/>
        </w:rPr>
        <w:t xml:space="preserve">natural variation </w:t>
      </w:r>
      <w:r w:rsidR="00F84B04">
        <w:rPr>
          <w:rFonts w:ascii="Times New Roman" w:hAnsi="Times New Roman" w:cs="Times New Roman"/>
          <w:b/>
          <w:bCs/>
        </w:rPr>
        <w:t>of the ISD parameters.</w:t>
      </w:r>
      <w:r w:rsidR="00577D74">
        <w:rPr>
          <w:rFonts w:ascii="Times New Roman" w:hAnsi="Times New Roman" w:cs="Times New Roman"/>
          <w:b/>
          <w:bCs/>
        </w:rPr>
        <w:t xml:space="preserve"> Therefore,</w:t>
      </w:r>
      <w:r w:rsidR="00387C2B">
        <w:rPr>
          <w:rFonts w:ascii="Times New Roman" w:hAnsi="Times New Roman" w:cs="Times New Roman"/>
          <w:b/>
          <w:bCs/>
        </w:rPr>
        <w:t xml:space="preserve"> there is a critical need to explain the natural variation</w:t>
      </w:r>
      <w:r w:rsidR="00CE4801">
        <w:rPr>
          <w:rFonts w:ascii="Times New Roman" w:hAnsi="Times New Roman" w:cs="Times New Roman"/>
          <w:b/>
          <w:bCs/>
        </w:rPr>
        <w:t xml:space="preserve"> in </w:t>
      </w:r>
      <w:r w:rsidR="00411C64">
        <w:rPr>
          <w:rFonts w:ascii="Times New Roman" w:hAnsi="Times New Roman" w:cs="Times New Roman"/>
          <w:b/>
          <w:bCs/>
        </w:rPr>
        <w:t xml:space="preserve">body size distributions </w:t>
      </w:r>
      <w:r w:rsidR="00CE4801">
        <w:rPr>
          <w:rFonts w:ascii="Times New Roman" w:hAnsi="Times New Roman" w:cs="Times New Roman"/>
          <w:b/>
          <w:bCs/>
        </w:rPr>
        <w:t xml:space="preserve">before they </w:t>
      </w:r>
      <w:r w:rsidR="00411C64">
        <w:rPr>
          <w:rFonts w:ascii="Times New Roman" w:hAnsi="Times New Roman" w:cs="Times New Roman"/>
          <w:b/>
          <w:bCs/>
        </w:rPr>
        <w:t xml:space="preserve">can be </w:t>
      </w:r>
      <w:r w:rsidR="00CE4801">
        <w:rPr>
          <w:rFonts w:ascii="Times New Roman" w:hAnsi="Times New Roman" w:cs="Times New Roman"/>
          <w:b/>
          <w:bCs/>
        </w:rPr>
        <w:t>applied</w:t>
      </w:r>
      <w:r w:rsidR="00411C64">
        <w:rPr>
          <w:rFonts w:ascii="Times New Roman" w:hAnsi="Times New Roman" w:cs="Times New Roman"/>
          <w:b/>
          <w:bCs/>
        </w:rPr>
        <w:t xml:space="preserve"> as a “Universal Indicator”</w:t>
      </w:r>
      <w:r w:rsidR="00CE4801">
        <w:rPr>
          <w:rFonts w:ascii="Times New Roman" w:hAnsi="Times New Roman" w:cs="Times New Roman"/>
          <w:b/>
          <w:bCs/>
        </w:rPr>
        <w:t xml:space="preserve"> </w:t>
      </w:r>
      <w:r w:rsidR="00EF2AF7">
        <w:rPr>
          <w:rFonts w:ascii="Times New Roman" w:hAnsi="Times New Roman" w:cs="Times New Roman"/>
          <w:b/>
          <w:bCs/>
        </w:rPr>
        <w:t>of ecological condition. Here, we leverage a large dataset</w:t>
      </w:r>
      <w:r w:rsidR="00D279C8">
        <w:rPr>
          <w:rFonts w:ascii="Times New Roman" w:hAnsi="Times New Roman" w:cs="Times New Roman"/>
          <w:b/>
          <w:bCs/>
        </w:rPr>
        <w:t xml:space="preserve"> of body size distributions across natural </w:t>
      </w:r>
      <w:r w:rsidR="009C6B1B">
        <w:rPr>
          <w:rFonts w:ascii="Times New Roman" w:hAnsi="Times New Roman" w:cs="Times New Roman"/>
          <w:b/>
          <w:bCs/>
        </w:rPr>
        <w:t xml:space="preserve">environmental </w:t>
      </w:r>
      <w:r w:rsidR="00D279C8">
        <w:rPr>
          <w:rFonts w:ascii="Times New Roman" w:hAnsi="Times New Roman" w:cs="Times New Roman"/>
          <w:b/>
          <w:bCs/>
        </w:rPr>
        <w:t xml:space="preserve">gradients </w:t>
      </w:r>
      <w:r w:rsidR="00D31E55">
        <w:rPr>
          <w:rFonts w:ascii="Times New Roman" w:hAnsi="Times New Roman" w:cs="Times New Roman"/>
          <w:b/>
          <w:bCs/>
        </w:rPr>
        <w:t>at the continental</w:t>
      </w:r>
      <w:r w:rsidR="009C6B1B">
        <w:rPr>
          <w:rFonts w:ascii="Times New Roman" w:hAnsi="Times New Roman" w:cs="Times New Roman"/>
          <w:b/>
          <w:bCs/>
        </w:rPr>
        <w:t>-</w:t>
      </w:r>
      <w:r w:rsidR="00D31E55">
        <w:rPr>
          <w:rFonts w:ascii="Times New Roman" w:hAnsi="Times New Roman" w:cs="Times New Roman"/>
          <w:b/>
          <w:bCs/>
        </w:rPr>
        <w:t xml:space="preserve">scale. Despite strong environmental </w:t>
      </w:r>
      <w:r w:rsidR="00C039CF">
        <w:rPr>
          <w:rFonts w:ascii="Times New Roman" w:hAnsi="Times New Roman" w:cs="Times New Roman"/>
          <w:b/>
          <w:bCs/>
        </w:rPr>
        <w:t xml:space="preserve">variation, and complete species turnover we find no consistent </w:t>
      </w:r>
      <w:r w:rsidR="00490847">
        <w:rPr>
          <w:rFonts w:ascii="Times New Roman" w:hAnsi="Times New Roman" w:cs="Times New Roman"/>
          <w:b/>
          <w:bCs/>
        </w:rPr>
        <w:t xml:space="preserve">variation in ISD parameters </w:t>
      </w:r>
      <w:r w:rsidR="008A0534">
        <w:rPr>
          <w:rFonts w:ascii="Times New Roman" w:hAnsi="Times New Roman" w:cs="Times New Roman"/>
          <w:b/>
          <w:bCs/>
        </w:rPr>
        <w:t>with environmental factors</w:t>
      </w:r>
      <w:r w:rsidR="00CF468A">
        <w:rPr>
          <w:rFonts w:ascii="Times New Roman" w:hAnsi="Times New Roman" w:cs="Times New Roman"/>
          <w:b/>
          <w:bCs/>
        </w:rPr>
        <w:t xml:space="preserve"> for communities in natural conditions.</w:t>
      </w:r>
      <w:r w:rsidR="005864B3">
        <w:rPr>
          <w:rFonts w:ascii="Times New Roman" w:hAnsi="Times New Roman" w:cs="Times New Roman"/>
          <w:b/>
          <w:bCs/>
        </w:rPr>
        <w:t xml:space="preserve"> </w:t>
      </w:r>
      <w:r w:rsidR="00CF468A">
        <w:rPr>
          <w:rFonts w:ascii="Times New Roman" w:hAnsi="Times New Roman" w:cs="Times New Roman"/>
          <w:b/>
          <w:bCs/>
        </w:rPr>
        <w:t xml:space="preserve"> The consistency of ISD parameters</w:t>
      </w:r>
      <w:r w:rsidR="00CB3E0A">
        <w:rPr>
          <w:rFonts w:ascii="Times New Roman" w:hAnsi="Times New Roman" w:cs="Times New Roman"/>
          <w:b/>
          <w:bCs/>
        </w:rPr>
        <w:t xml:space="preserve"> may reflect that trophic </w:t>
      </w:r>
      <w:r w:rsidR="00DF05B9">
        <w:rPr>
          <w:rFonts w:ascii="Times New Roman" w:hAnsi="Times New Roman" w:cs="Times New Roman"/>
          <w:b/>
          <w:bCs/>
        </w:rPr>
        <w:t>interactions within spatially distinct food webs are more important than natural environmental variation</w:t>
      </w:r>
      <w:r w:rsidR="003A220A">
        <w:rPr>
          <w:rFonts w:ascii="Times New Roman" w:hAnsi="Times New Roman" w:cs="Times New Roman"/>
          <w:b/>
          <w:bCs/>
        </w:rPr>
        <w:t xml:space="preserve"> given enough evolutionary time for </w:t>
      </w:r>
      <w:r w:rsidR="005A7B22">
        <w:rPr>
          <w:rFonts w:ascii="Times New Roman" w:hAnsi="Times New Roman" w:cs="Times New Roman"/>
          <w:b/>
          <w:bCs/>
        </w:rPr>
        <w:t xml:space="preserve">community development. The </w:t>
      </w:r>
      <w:r w:rsidR="003B0D15">
        <w:rPr>
          <w:rFonts w:ascii="Times New Roman" w:hAnsi="Times New Roman" w:cs="Times New Roman"/>
          <w:b/>
          <w:bCs/>
        </w:rPr>
        <w:t>lack of variation also</w:t>
      </w:r>
      <w:r w:rsidR="00CF468A">
        <w:rPr>
          <w:rFonts w:ascii="Times New Roman" w:hAnsi="Times New Roman" w:cs="Times New Roman"/>
          <w:b/>
          <w:bCs/>
        </w:rPr>
        <w:t xml:space="preserve"> support</w:t>
      </w:r>
      <w:r w:rsidR="003B0D15">
        <w:rPr>
          <w:rFonts w:ascii="Times New Roman" w:hAnsi="Times New Roman" w:cs="Times New Roman"/>
          <w:b/>
          <w:bCs/>
        </w:rPr>
        <w:t>s the use of ISD</w:t>
      </w:r>
      <w:r w:rsidR="007C2B03">
        <w:rPr>
          <w:rFonts w:ascii="Times New Roman" w:hAnsi="Times New Roman" w:cs="Times New Roman"/>
          <w:b/>
          <w:bCs/>
        </w:rPr>
        <w:t xml:space="preserve"> relationship </w:t>
      </w:r>
      <w:r w:rsidR="00CF468A">
        <w:rPr>
          <w:rFonts w:ascii="Times New Roman" w:hAnsi="Times New Roman" w:cs="Times New Roman"/>
          <w:b/>
          <w:bCs/>
        </w:rPr>
        <w:t>as an indicator of ecological condition</w:t>
      </w:r>
      <w:r w:rsidR="007C2B03">
        <w:rPr>
          <w:rFonts w:ascii="Times New Roman" w:hAnsi="Times New Roman" w:cs="Times New Roman"/>
          <w:b/>
          <w:bCs/>
        </w:rPr>
        <w:t xml:space="preserve">. Furthermore, this study </w:t>
      </w:r>
      <w:r w:rsidR="00FE768B">
        <w:rPr>
          <w:rFonts w:ascii="Times New Roman" w:hAnsi="Times New Roman" w:cs="Times New Roman"/>
          <w:b/>
          <w:bCs/>
        </w:rPr>
        <w:t>offer</w:t>
      </w:r>
      <w:r w:rsidR="00B34806">
        <w:rPr>
          <w:rFonts w:ascii="Times New Roman" w:hAnsi="Times New Roman" w:cs="Times New Roman"/>
          <w:b/>
          <w:bCs/>
        </w:rPr>
        <w:t>s</w:t>
      </w:r>
      <w:r w:rsidR="00FE768B">
        <w:rPr>
          <w:rFonts w:ascii="Times New Roman" w:hAnsi="Times New Roman" w:cs="Times New Roman"/>
          <w:b/>
          <w:bCs/>
        </w:rPr>
        <w:t xml:space="preserve"> a potential reference value for future </w:t>
      </w:r>
      <w:r w:rsidR="00B34806">
        <w:rPr>
          <w:rFonts w:ascii="Times New Roman" w:hAnsi="Times New Roman" w:cs="Times New Roman"/>
          <w:b/>
          <w:bCs/>
        </w:rPr>
        <w:t>assessments of ecological communities</w:t>
      </w:r>
      <w:r w:rsidR="00FE768B">
        <w:rPr>
          <w:rFonts w:ascii="Times New Roman" w:hAnsi="Times New Roman" w:cs="Times New Roman"/>
          <w:b/>
          <w:bCs/>
        </w:rPr>
        <w:t xml:space="preserve">. </w:t>
      </w:r>
      <w:r w:rsidR="00C039CF">
        <w:rPr>
          <w:rFonts w:ascii="Times New Roman" w:hAnsi="Times New Roman" w:cs="Times New Roman"/>
          <w:b/>
          <w:bCs/>
        </w:rPr>
        <w:t xml:space="preserve"> </w:t>
      </w:r>
      <w:r w:rsidR="00411C64">
        <w:rPr>
          <w:rFonts w:ascii="Times New Roman" w:hAnsi="Times New Roman" w:cs="Times New Roman"/>
          <w:b/>
          <w:bCs/>
        </w:rPr>
        <w:t xml:space="preserve"> </w:t>
      </w:r>
    </w:p>
    <w:p w14:paraId="6E894AEA" w14:textId="0A7B9638" w:rsidR="001A519E" w:rsidRPr="001A519E" w:rsidRDefault="001A519E" w:rsidP="001A519E">
      <w:pPr>
        <w:autoSpaceDE w:val="0"/>
        <w:autoSpaceDN w:val="0"/>
        <w:adjustRightInd w:val="0"/>
        <w:spacing w:line="276" w:lineRule="auto"/>
        <w:ind w:firstLine="708"/>
        <w:rPr>
          <w:rFonts w:ascii="Times New Roman" w:hAnsi="Times New Roman" w:cs="Times New Roman"/>
        </w:rPr>
      </w:pPr>
      <w:r w:rsidRPr="001A519E">
        <w:rPr>
          <w:rFonts w:ascii="Times New Roman" w:hAnsi="Times New Roman" w:cs="Times New Roman"/>
        </w:rPr>
        <w:t xml:space="preserve">Earth supports ~550 gigatons of living carbon biomass (Bar-On et al. 2018; </w:t>
      </w:r>
      <w:proofErr w:type="spellStart"/>
      <w:r w:rsidRPr="001A519E">
        <w:rPr>
          <w:rFonts w:ascii="Times New Roman" w:hAnsi="Times New Roman" w:cs="Times New Roman"/>
        </w:rPr>
        <w:t>Elhacham</w:t>
      </w:r>
      <w:proofErr w:type="spellEnd"/>
      <w:r w:rsidRPr="001A519E">
        <w:rPr>
          <w:rFonts w:ascii="Times New Roman" w:hAnsi="Times New Roman" w:cs="Times New Roman"/>
        </w:rPr>
        <w:t xml:space="preserve"> et al. 2020) and a fundamental challenge for ecologists is to understand how that biomass is distributed</w:t>
      </w:r>
      <w:r w:rsidR="00357A87">
        <w:rPr>
          <w:rFonts w:ascii="Times New Roman" w:hAnsi="Times New Roman" w:cs="Times New Roman"/>
        </w:rPr>
        <w:t xml:space="preserve"> across scales,</w:t>
      </w:r>
      <w:r w:rsidRPr="001A519E">
        <w:rPr>
          <w:rFonts w:ascii="Times New Roman" w:hAnsi="Times New Roman" w:cs="Times New Roman"/>
        </w:rPr>
        <w:t xml:space="preserve"> from individuals to ecosystems (Cyr and Pace 1993).</w:t>
      </w:r>
      <w:r w:rsidR="0058495B">
        <w:rPr>
          <w:rFonts w:ascii="Times New Roman" w:hAnsi="Times New Roman" w:cs="Times New Roman"/>
        </w:rPr>
        <w:t xml:space="preserve"> Individual Size Distributions (ISD</w:t>
      </w:r>
      <w:r w:rsidR="00C46AFB">
        <w:rPr>
          <w:rFonts w:ascii="Times New Roman" w:hAnsi="Times New Roman" w:cs="Times New Roman"/>
        </w:rPr>
        <w:t>; also known as the abundance spectrum</w:t>
      </w:r>
      <w:r w:rsidR="0058495B">
        <w:rPr>
          <w:rFonts w:ascii="Times New Roman" w:hAnsi="Times New Roman" w:cs="Times New Roman"/>
        </w:rPr>
        <w:t xml:space="preserve">) are a </w:t>
      </w:r>
      <w:r w:rsidRPr="001A519E">
        <w:rPr>
          <w:rFonts w:ascii="Times New Roman" w:hAnsi="Times New Roman" w:cs="Times New Roman"/>
        </w:rPr>
        <w:t>common</w:t>
      </w:r>
      <w:r w:rsidR="002B5C1E">
        <w:rPr>
          <w:rFonts w:ascii="Times New Roman" w:hAnsi="Times New Roman" w:cs="Times New Roman"/>
        </w:rPr>
        <w:t xml:space="preserve"> method for describing how biomass is distributed </w:t>
      </w:r>
      <w:r w:rsidR="00B55186">
        <w:rPr>
          <w:rFonts w:ascii="Times New Roman" w:hAnsi="Times New Roman" w:cs="Times New Roman"/>
        </w:rPr>
        <w:t xml:space="preserve">across individuals </w:t>
      </w:r>
      <w:r w:rsidR="002B5C1E">
        <w:rPr>
          <w:rFonts w:ascii="Times New Roman" w:hAnsi="Times New Roman" w:cs="Times New Roman"/>
        </w:rPr>
        <w:t>within communities</w:t>
      </w:r>
      <w:r w:rsidR="00B55186">
        <w:rPr>
          <w:rFonts w:ascii="Times New Roman" w:hAnsi="Times New Roman" w:cs="Times New Roman"/>
        </w:rPr>
        <w:t xml:space="preserve"> (White et al.</w:t>
      </w:r>
      <w:r w:rsidR="002B5C1E">
        <w:rPr>
          <w:rFonts w:ascii="Times New Roman" w:hAnsi="Times New Roman" w:cs="Times New Roman"/>
        </w:rPr>
        <w:t xml:space="preserve"> </w:t>
      </w:r>
      <w:r w:rsidRPr="001A519E">
        <w:rPr>
          <w:rFonts w:ascii="Times New Roman" w:hAnsi="Times New Roman" w:cs="Times New Roman"/>
        </w:rPr>
        <w:t xml:space="preserve">  Perkins et al. 2019) </w:t>
      </w:r>
      <w:r w:rsidR="00BC0A72">
        <w:rPr>
          <w:rFonts w:ascii="Times New Roman" w:hAnsi="Times New Roman" w:cs="Times New Roman"/>
        </w:rPr>
        <w:t>and</w:t>
      </w:r>
      <w:r w:rsidRPr="001A519E">
        <w:rPr>
          <w:rFonts w:ascii="Times New Roman" w:hAnsi="Times New Roman" w:cs="Times New Roman"/>
        </w:rPr>
        <w:t xml:space="preserve"> is shaped by the flux of energy through food webs (Jennings and Blanchard 2004; Petchey and Belgrano 2010; Blanchard et al. 2017; Barnes et al. 2018). Size-based </w:t>
      </w:r>
      <w:r w:rsidR="00C46AFB">
        <w:rPr>
          <w:rFonts w:ascii="Times New Roman" w:hAnsi="Times New Roman" w:cs="Times New Roman"/>
        </w:rPr>
        <w:t xml:space="preserve">assessments such as ISD, are </w:t>
      </w:r>
      <w:r w:rsidRPr="001A519E">
        <w:rPr>
          <w:rFonts w:ascii="Times New Roman" w:hAnsi="Times New Roman" w:cs="Times New Roman"/>
        </w:rPr>
        <w:t>emerging as a powerful tool to access ecosystems impacts (i.e., from individual level physiological processes to ecosystem-level ones</w:t>
      </w:r>
      <w:r w:rsidR="00C46AFB">
        <w:rPr>
          <w:rFonts w:ascii="Times New Roman" w:hAnsi="Times New Roman" w:cs="Times New Roman"/>
        </w:rPr>
        <w:t>, Petchey and Belgrano</w:t>
      </w:r>
      <w:r w:rsidR="00EE7B01">
        <w:rPr>
          <w:rFonts w:ascii="Times New Roman" w:hAnsi="Times New Roman" w:cs="Times New Roman"/>
        </w:rPr>
        <w:t xml:space="preserve"> 2010</w:t>
      </w:r>
      <w:r w:rsidRPr="001A519E">
        <w:rPr>
          <w:rFonts w:ascii="Times New Roman" w:hAnsi="Times New Roman" w:cs="Times New Roman"/>
        </w:rPr>
        <w:t xml:space="preserve">) complementing more traditional taxonomic or trophic approaches (Brose et al. 2017, Blanchard et al. 2017). This is because many fundamental aspects of an organism’s biology are controlled by body size, including metabolic rate, life history, diet breadth, and trophic position (Brown et al. 2004; Woodward et al. 2005; White et al. 2007). Therefore, changes in the ISD reflect changes in ecosystem function, providing a simple but powerful way to measure variation in size-based community structure across spatial and temporal scales (Woodward et al. 2010; Edwards et al. 2017; </w:t>
      </w:r>
      <w:proofErr w:type="spellStart"/>
      <w:r w:rsidRPr="001A519E">
        <w:rPr>
          <w:rFonts w:ascii="Times New Roman" w:hAnsi="Times New Roman" w:cs="Times New Roman"/>
        </w:rPr>
        <w:t>Sprules</w:t>
      </w:r>
      <w:proofErr w:type="spellEnd"/>
      <w:r w:rsidRPr="001A519E">
        <w:rPr>
          <w:rFonts w:ascii="Times New Roman" w:hAnsi="Times New Roman" w:cs="Times New Roman"/>
        </w:rPr>
        <w:t xml:space="preserve"> and Barth 2015; Blanchard et al. 2017; O’Gorman et al. 2017).</w:t>
      </w:r>
    </w:p>
    <w:p w14:paraId="3520DFD6" w14:textId="596EC834" w:rsidR="00C4611F" w:rsidRPr="001A519E" w:rsidRDefault="00D81253" w:rsidP="001A519E">
      <w:pPr>
        <w:autoSpaceDE w:val="0"/>
        <w:autoSpaceDN w:val="0"/>
        <w:adjustRightInd w:val="0"/>
        <w:spacing w:line="276" w:lineRule="auto"/>
        <w:ind w:firstLine="708"/>
        <w:rPr>
          <w:rFonts w:ascii="Times New Roman" w:hAnsi="Times New Roman" w:cs="Times New Roman"/>
        </w:rPr>
      </w:pPr>
      <w:r w:rsidRPr="001A519E">
        <w:rPr>
          <w:rFonts w:ascii="Times New Roman" w:hAnsi="Times New Roman" w:cs="Times New Roman"/>
        </w:rPr>
        <w:t>The shape of</w:t>
      </w:r>
      <w:r w:rsidR="00A74BA2" w:rsidRPr="001A519E">
        <w:rPr>
          <w:rFonts w:ascii="Times New Roman" w:hAnsi="Times New Roman" w:cs="Times New Roman"/>
        </w:rPr>
        <w:t xml:space="preserve"> </w:t>
      </w:r>
      <w:r w:rsidR="0070412B" w:rsidRPr="001A519E">
        <w:rPr>
          <w:rFonts w:ascii="Times New Roman" w:hAnsi="Times New Roman" w:cs="Times New Roman"/>
        </w:rPr>
        <w:t xml:space="preserve">the </w:t>
      </w:r>
      <w:r w:rsidR="00A74BA2" w:rsidRPr="001A519E">
        <w:rPr>
          <w:rFonts w:ascii="Times New Roman" w:hAnsi="Times New Roman" w:cs="Times New Roman"/>
        </w:rPr>
        <w:t>ISD is</w:t>
      </w:r>
      <w:r w:rsidRPr="001A519E">
        <w:rPr>
          <w:rFonts w:ascii="Times New Roman" w:hAnsi="Times New Roman" w:cs="Times New Roman"/>
        </w:rPr>
        <w:t xml:space="preserve"> described by a power law, N ~ </w:t>
      </w:r>
      <w:proofErr w:type="spellStart"/>
      <w:r w:rsidRPr="001A519E">
        <w:rPr>
          <w:rFonts w:ascii="Times New Roman" w:hAnsi="Times New Roman" w:cs="Times New Roman"/>
        </w:rPr>
        <w:t>M</w:t>
      </w:r>
      <w:r w:rsidR="0057777D" w:rsidRPr="001A519E">
        <w:rPr>
          <w:rFonts w:ascii="Times New Roman" w:hAnsi="Times New Roman" w:cs="Times New Roman"/>
          <w:vertAlign w:val="superscript"/>
        </w:rPr>
        <w:t>λ</w:t>
      </w:r>
      <w:proofErr w:type="spellEnd"/>
      <w:r w:rsidR="0070412B" w:rsidRPr="001A519E">
        <w:rPr>
          <w:rFonts w:ascii="Times New Roman" w:hAnsi="Times New Roman" w:cs="Times New Roman"/>
        </w:rPr>
        <w:t>,</w:t>
      </w:r>
      <w:r w:rsidR="0022017E" w:rsidRPr="001A519E">
        <w:rPr>
          <w:rFonts w:ascii="Times New Roman" w:hAnsi="Times New Roman" w:cs="Times New Roman"/>
        </w:rPr>
        <w:t xml:space="preserve"> </w:t>
      </w:r>
      <w:r w:rsidR="002950BF" w:rsidRPr="001A519E">
        <w:rPr>
          <w:rFonts w:ascii="Times New Roman" w:hAnsi="Times New Roman" w:cs="Times New Roman"/>
        </w:rPr>
        <w:t>which</w:t>
      </w:r>
      <w:r w:rsidR="008776D8" w:rsidRPr="001A519E">
        <w:rPr>
          <w:rFonts w:ascii="Times New Roman" w:hAnsi="Times New Roman" w:cs="Times New Roman"/>
        </w:rPr>
        <w:t xml:space="preserve"> is predicted to hold when the energy use of individuals</w:t>
      </w:r>
      <w:r w:rsidR="0022017E" w:rsidRPr="001A519E">
        <w:rPr>
          <w:rFonts w:ascii="Times New Roman" w:hAnsi="Times New Roman" w:cs="Times New Roman"/>
        </w:rPr>
        <w:t xml:space="preserve"> </w:t>
      </w:r>
      <w:r w:rsidR="008776D8" w:rsidRPr="001A519E">
        <w:rPr>
          <w:rFonts w:ascii="Times New Roman" w:hAnsi="Times New Roman" w:cs="Times New Roman"/>
        </w:rPr>
        <w:t xml:space="preserve">in </w:t>
      </w:r>
      <w:r w:rsidR="00D55281" w:rsidRPr="001A519E">
        <w:rPr>
          <w:rFonts w:ascii="Times New Roman" w:hAnsi="Times New Roman" w:cs="Times New Roman"/>
        </w:rPr>
        <w:t>a</w:t>
      </w:r>
      <w:r w:rsidR="008776D8" w:rsidRPr="001A519E">
        <w:rPr>
          <w:rFonts w:ascii="Times New Roman" w:hAnsi="Times New Roman" w:cs="Times New Roman"/>
        </w:rPr>
        <w:t xml:space="preserve"> community approximate</w:t>
      </w:r>
      <w:r w:rsidR="00D55281" w:rsidRPr="001A519E">
        <w:rPr>
          <w:rFonts w:ascii="Times New Roman" w:hAnsi="Times New Roman" w:cs="Times New Roman"/>
        </w:rPr>
        <w:t>s</w:t>
      </w:r>
      <w:r w:rsidR="008776D8" w:rsidRPr="001A519E">
        <w:rPr>
          <w:rFonts w:ascii="Times New Roman" w:hAnsi="Times New Roman" w:cs="Times New Roman"/>
        </w:rPr>
        <w:t xml:space="preserve"> the resource flow available from the environment (</w:t>
      </w:r>
      <w:proofErr w:type="spellStart"/>
      <w:r w:rsidR="008776D8" w:rsidRPr="001A519E">
        <w:rPr>
          <w:rFonts w:ascii="Times New Roman" w:hAnsi="Times New Roman" w:cs="Times New Roman"/>
        </w:rPr>
        <w:t>Enquist</w:t>
      </w:r>
      <w:proofErr w:type="spellEnd"/>
      <w:r w:rsidR="008776D8" w:rsidRPr="001A519E">
        <w:rPr>
          <w:rFonts w:ascii="Times New Roman" w:hAnsi="Times New Roman" w:cs="Times New Roman"/>
        </w:rPr>
        <w:t xml:space="preserve"> et al. 1998; </w:t>
      </w:r>
      <w:proofErr w:type="spellStart"/>
      <w:r w:rsidR="008776D8" w:rsidRPr="001A519E">
        <w:rPr>
          <w:rFonts w:ascii="Times New Roman" w:hAnsi="Times New Roman" w:cs="Times New Roman"/>
        </w:rPr>
        <w:t>Enquist</w:t>
      </w:r>
      <w:proofErr w:type="spellEnd"/>
      <w:r w:rsidR="008776D8" w:rsidRPr="001A519E">
        <w:rPr>
          <w:rFonts w:ascii="Times New Roman" w:hAnsi="Times New Roman" w:cs="Times New Roman"/>
        </w:rPr>
        <w:t xml:space="preserve"> and </w:t>
      </w:r>
      <w:proofErr w:type="spellStart"/>
      <w:r w:rsidR="008776D8" w:rsidRPr="001A519E">
        <w:rPr>
          <w:rFonts w:ascii="Times New Roman" w:hAnsi="Times New Roman" w:cs="Times New Roman"/>
        </w:rPr>
        <w:t>Niklas</w:t>
      </w:r>
      <w:proofErr w:type="spellEnd"/>
      <w:r w:rsidR="008776D8" w:rsidRPr="001A519E">
        <w:rPr>
          <w:rFonts w:ascii="Times New Roman" w:hAnsi="Times New Roman" w:cs="Times New Roman"/>
        </w:rPr>
        <w:t xml:space="preserve"> 2001)</w:t>
      </w:r>
      <w:r w:rsidRPr="001A519E">
        <w:rPr>
          <w:rFonts w:ascii="Times New Roman" w:hAnsi="Times New Roman" w:cs="Times New Roman"/>
        </w:rPr>
        <w:t xml:space="preserve">. </w:t>
      </w:r>
      <w:r w:rsidR="008776D8" w:rsidRPr="001A519E">
        <w:rPr>
          <w:rFonts w:ascii="Times New Roman" w:hAnsi="Times New Roman" w:cs="Times New Roman"/>
        </w:rPr>
        <w:t>Therefore, t</w:t>
      </w:r>
      <w:r w:rsidRPr="001A519E">
        <w:rPr>
          <w:rFonts w:ascii="Times New Roman" w:hAnsi="Times New Roman" w:cs="Times New Roman"/>
        </w:rPr>
        <w:t xml:space="preserve">he exponent </w:t>
      </w:r>
      <w:r w:rsidR="00300A48" w:rsidRPr="001A519E">
        <w:rPr>
          <w:rFonts w:ascii="Times New Roman" w:hAnsi="Times New Roman" w:cs="Times New Roman"/>
        </w:rPr>
        <w:t>λ</w:t>
      </w:r>
      <w:r w:rsidRPr="001A519E">
        <w:rPr>
          <w:rFonts w:ascii="Times New Roman" w:hAnsi="Times New Roman" w:cs="Times New Roman"/>
        </w:rPr>
        <w:t xml:space="preserve"> varies as a function of the efficiency of energy flow through the food web (Dickie, Kerr, and Boudreau 1987; Jonsson, Cohen, and Carpenter 2005; </w:t>
      </w:r>
      <w:proofErr w:type="spellStart"/>
      <w:r w:rsidRPr="001A519E">
        <w:rPr>
          <w:rFonts w:ascii="Times New Roman" w:hAnsi="Times New Roman" w:cs="Times New Roman"/>
        </w:rPr>
        <w:t>Sprules</w:t>
      </w:r>
      <w:proofErr w:type="spellEnd"/>
      <w:r w:rsidRPr="001A519E">
        <w:rPr>
          <w:rFonts w:ascii="Times New Roman" w:hAnsi="Times New Roman" w:cs="Times New Roman"/>
        </w:rPr>
        <w:t xml:space="preserve"> and Barth 2015; </w:t>
      </w:r>
      <w:r w:rsidRPr="001A519E">
        <w:rPr>
          <w:rFonts w:ascii="Times New Roman" w:hAnsi="Times New Roman" w:cs="Times New Roman"/>
        </w:rPr>
        <w:lastRenderedPageBreak/>
        <w:t xml:space="preserve">O’Gorman et al. 2017). The exponent </w:t>
      </w:r>
      <w:r w:rsidR="00300A48" w:rsidRPr="001A519E">
        <w:rPr>
          <w:rFonts w:ascii="Times New Roman" w:hAnsi="Times New Roman" w:cs="Times New Roman"/>
        </w:rPr>
        <w:t>λ</w:t>
      </w:r>
      <w:r w:rsidRPr="001A519E">
        <w:rPr>
          <w:rFonts w:ascii="Times New Roman" w:hAnsi="Times New Roman" w:cs="Times New Roman"/>
        </w:rPr>
        <w:t xml:space="preserve"> is almost always negative and typically ranges from ~ </w:t>
      </w:r>
      <w:commentRangeStart w:id="0"/>
      <w:commentRangeStart w:id="1"/>
      <w:r w:rsidRPr="001A519E">
        <w:rPr>
          <w:rFonts w:ascii="Times New Roman" w:hAnsi="Times New Roman" w:cs="Times New Roman"/>
        </w:rPr>
        <w:t>-1 to -2</w:t>
      </w:r>
      <w:commentRangeEnd w:id="0"/>
      <w:r w:rsidR="00243A2B">
        <w:rPr>
          <w:rStyle w:val="CommentReference"/>
        </w:rPr>
        <w:commentReference w:id="0"/>
      </w:r>
      <w:commentRangeEnd w:id="1"/>
      <w:r w:rsidR="00E93E42">
        <w:rPr>
          <w:rStyle w:val="CommentReference"/>
        </w:rPr>
        <w:commentReference w:id="1"/>
      </w:r>
      <w:r w:rsidRPr="001A519E">
        <w:rPr>
          <w:rFonts w:ascii="Times New Roman" w:hAnsi="Times New Roman" w:cs="Times New Roman"/>
        </w:rPr>
        <w:t xml:space="preserve">, </w:t>
      </w:r>
      <w:r w:rsidR="00A74BA2" w:rsidRPr="001A519E">
        <w:rPr>
          <w:rFonts w:ascii="Times New Roman" w:hAnsi="Times New Roman" w:cs="Times New Roman"/>
        </w:rPr>
        <w:t>indicating a</w:t>
      </w:r>
      <w:r w:rsidR="0057777D" w:rsidRPr="001A519E">
        <w:rPr>
          <w:rFonts w:ascii="Times New Roman" w:hAnsi="Times New Roman" w:cs="Times New Roman"/>
        </w:rPr>
        <w:t xml:space="preserve"> remarkably consistent </w:t>
      </w:r>
      <w:r w:rsidR="00D52815">
        <w:rPr>
          <w:rFonts w:ascii="Times New Roman" w:hAnsi="Times New Roman" w:cs="Times New Roman"/>
        </w:rPr>
        <w:t xml:space="preserve">ecological </w:t>
      </w:r>
      <w:r w:rsidR="0057777D" w:rsidRPr="001A519E">
        <w:rPr>
          <w:rFonts w:ascii="Times New Roman" w:hAnsi="Times New Roman" w:cs="Times New Roman"/>
        </w:rPr>
        <w:t xml:space="preserve">pattern across earth’s ecosystems </w:t>
      </w:r>
      <w:r w:rsidRPr="001A519E">
        <w:rPr>
          <w:rFonts w:ascii="Times New Roman" w:hAnsi="Times New Roman" w:cs="Times New Roman"/>
        </w:rPr>
        <w:t xml:space="preserve">(Cyr 2000; Brown and </w:t>
      </w:r>
      <w:proofErr w:type="spellStart"/>
      <w:r w:rsidRPr="001A519E">
        <w:rPr>
          <w:rFonts w:ascii="Times New Roman" w:hAnsi="Times New Roman" w:cs="Times New Roman"/>
        </w:rPr>
        <w:t>Gillooly</w:t>
      </w:r>
      <w:proofErr w:type="spellEnd"/>
      <w:r w:rsidRPr="001A519E">
        <w:rPr>
          <w:rFonts w:ascii="Times New Roman" w:hAnsi="Times New Roman" w:cs="Times New Roman"/>
        </w:rPr>
        <w:t xml:space="preserve"> 2003; </w:t>
      </w:r>
      <w:proofErr w:type="spellStart"/>
      <w:r w:rsidRPr="001A519E">
        <w:rPr>
          <w:rFonts w:ascii="Times New Roman" w:hAnsi="Times New Roman" w:cs="Times New Roman"/>
        </w:rPr>
        <w:t>Sprules</w:t>
      </w:r>
      <w:proofErr w:type="spellEnd"/>
      <w:r w:rsidRPr="001A519E">
        <w:rPr>
          <w:rFonts w:ascii="Times New Roman" w:hAnsi="Times New Roman" w:cs="Times New Roman"/>
        </w:rPr>
        <w:t xml:space="preserve"> and Barth 2015; Blanchard et al. 2017). </w:t>
      </w:r>
      <w:r w:rsidR="00C4611F" w:rsidRPr="001A519E">
        <w:rPr>
          <w:rFonts w:ascii="Times New Roman" w:hAnsi="Times New Roman" w:cs="Times New Roman"/>
        </w:rPr>
        <w:tab/>
      </w:r>
    </w:p>
    <w:p w14:paraId="31E9F6F0" w14:textId="4B28069C" w:rsidR="0052372A" w:rsidRDefault="00AA400E" w:rsidP="0076337F">
      <w:pPr>
        <w:autoSpaceDE w:val="0"/>
        <w:autoSpaceDN w:val="0"/>
        <w:adjustRightInd w:val="0"/>
        <w:spacing w:line="276" w:lineRule="auto"/>
        <w:ind w:firstLine="708"/>
        <w:rPr>
          <w:rFonts w:ascii="Times New Roman" w:hAnsi="Times New Roman" w:cs="Times New Roman"/>
        </w:rPr>
      </w:pPr>
      <w:r>
        <w:rPr>
          <w:rFonts w:ascii="Times New Roman" w:hAnsi="Times New Roman" w:cs="Times New Roman"/>
        </w:rPr>
        <w:t xml:space="preserve">Due to the </w:t>
      </w:r>
      <w:r w:rsidR="00D81253" w:rsidRPr="001A519E">
        <w:rPr>
          <w:rFonts w:ascii="Times New Roman" w:hAnsi="Times New Roman" w:cs="Times New Roman"/>
        </w:rPr>
        <w:t>apparent consistency</w:t>
      </w:r>
      <w:r>
        <w:rPr>
          <w:rFonts w:ascii="Times New Roman" w:hAnsi="Times New Roman" w:cs="Times New Roman"/>
        </w:rPr>
        <w:t xml:space="preserve"> of ISD relationships</w:t>
      </w:r>
      <w:r w:rsidR="00D81253" w:rsidRPr="001A519E">
        <w:rPr>
          <w:rFonts w:ascii="Times New Roman" w:hAnsi="Times New Roman" w:cs="Times New Roman"/>
        </w:rPr>
        <w:t>,</w:t>
      </w:r>
      <w:r w:rsidR="00A86E72">
        <w:rPr>
          <w:rFonts w:ascii="Times New Roman" w:hAnsi="Times New Roman" w:cs="Times New Roman"/>
        </w:rPr>
        <w:t xml:space="preserve"> body size </w:t>
      </w:r>
      <w:r w:rsidR="00EC4D2D">
        <w:rPr>
          <w:rFonts w:ascii="Times New Roman" w:hAnsi="Times New Roman" w:cs="Times New Roman"/>
        </w:rPr>
        <w:t>distributions have been proposed as a “Universal Indicator” of ecological status (Petchey and Belgrano 2010). As such,</w:t>
      </w:r>
      <w:r w:rsidR="00D81253" w:rsidRPr="001A519E">
        <w:rPr>
          <w:rFonts w:ascii="Times New Roman" w:hAnsi="Times New Roman" w:cs="Times New Roman"/>
        </w:rPr>
        <w:t xml:space="preserve"> ecologists have begun using </w:t>
      </w:r>
      <w:r w:rsidR="00EC4D2D">
        <w:rPr>
          <w:rFonts w:ascii="Times New Roman" w:hAnsi="Times New Roman" w:cs="Times New Roman"/>
        </w:rPr>
        <w:t xml:space="preserve">it </w:t>
      </w:r>
      <w:r w:rsidR="00D81253" w:rsidRPr="001A519E">
        <w:rPr>
          <w:rFonts w:ascii="Times New Roman" w:hAnsi="Times New Roman" w:cs="Times New Roman"/>
        </w:rPr>
        <w:t xml:space="preserve">to indicate fundamental shifts in ecosystem functioning in response to </w:t>
      </w:r>
      <w:r w:rsidR="00CD221C">
        <w:rPr>
          <w:rFonts w:ascii="Times New Roman" w:hAnsi="Times New Roman" w:cs="Times New Roman"/>
        </w:rPr>
        <w:t xml:space="preserve">Anthropogenic </w:t>
      </w:r>
      <w:r w:rsidR="0090179D">
        <w:rPr>
          <w:rFonts w:ascii="Times New Roman" w:hAnsi="Times New Roman" w:cs="Times New Roman"/>
        </w:rPr>
        <w:t>impact</w:t>
      </w:r>
      <w:r w:rsidR="00D81253" w:rsidRPr="001A519E">
        <w:rPr>
          <w:rFonts w:ascii="Times New Roman" w:hAnsi="Times New Roman" w:cs="Times New Roman"/>
        </w:rPr>
        <w:t>s</w:t>
      </w:r>
      <w:r w:rsidR="00CD221C">
        <w:rPr>
          <w:rFonts w:ascii="Times New Roman" w:hAnsi="Times New Roman" w:cs="Times New Roman"/>
        </w:rPr>
        <w:t xml:space="preserve"> including</w:t>
      </w:r>
      <w:r w:rsidR="0090179D">
        <w:rPr>
          <w:rFonts w:ascii="Times New Roman" w:hAnsi="Times New Roman" w:cs="Times New Roman"/>
        </w:rPr>
        <w:t xml:space="preserve"> over-fishing and environmental pollution</w:t>
      </w:r>
      <w:r w:rsidR="00D81253" w:rsidRPr="001A519E">
        <w:rPr>
          <w:rFonts w:ascii="Times New Roman" w:hAnsi="Times New Roman" w:cs="Times New Roman"/>
        </w:rPr>
        <w:t xml:space="preserve"> (Jennings and Blanchard 2004</w:t>
      </w:r>
      <w:r w:rsidR="00C23B6C">
        <w:rPr>
          <w:rFonts w:ascii="Times New Roman" w:hAnsi="Times New Roman" w:cs="Times New Roman"/>
        </w:rPr>
        <w:t>, Pomeranz et al. 2019</w:t>
      </w:r>
      <w:r w:rsidR="00D81253" w:rsidRPr="001A519E">
        <w:rPr>
          <w:rFonts w:ascii="Times New Roman" w:hAnsi="Times New Roman" w:cs="Times New Roman"/>
        </w:rPr>
        <w:t>).</w:t>
      </w:r>
      <w:r w:rsidR="008601C4" w:rsidRPr="001A519E">
        <w:rPr>
          <w:rFonts w:ascii="Times New Roman" w:hAnsi="Times New Roman" w:cs="Times New Roman"/>
        </w:rPr>
        <w:t xml:space="preserve"> </w:t>
      </w:r>
      <w:r w:rsidR="00F54783">
        <w:rPr>
          <w:rFonts w:ascii="Times New Roman" w:hAnsi="Times New Roman" w:cs="Times New Roman"/>
        </w:rPr>
        <w:t>However, ISD parameters</w:t>
      </w:r>
      <w:r w:rsidR="00CE6069">
        <w:rPr>
          <w:rFonts w:ascii="Times New Roman" w:hAnsi="Times New Roman" w:cs="Times New Roman"/>
        </w:rPr>
        <w:t xml:space="preserve"> may also vary in response to natural </w:t>
      </w:r>
      <w:r w:rsidR="0052372A">
        <w:rPr>
          <w:rFonts w:ascii="Times New Roman" w:hAnsi="Times New Roman" w:cs="Times New Roman"/>
        </w:rPr>
        <w:t xml:space="preserve">environmental conditions. </w:t>
      </w:r>
      <w:r w:rsidR="00F54783">
        <w:rPr>
          <w:rFonts w:ascii="Times New Roman" w:hAnsi="Times New Roman" w:cs="Times New Roman"/>
        </w:rPr>
        <w:t xml:space="preserve"> </w:t>
      </w:r>
      <w:r w:rsidR="004352B7" w:rsidRPr="001A519E">
        <w:rPr>
          <w:rFonts w:ascii="Times New Roman" w:hAnsi="Times New Roman" w:cs="Times New Roman"/>
        </w:rPr>
        <w:t xml:space="preserve">For example, </w:t>
      </w:r>
      <w:r w:rsidR="0052372A">
        <w:rPr>
          <w:rFonts w:ascii="Times New Roman" w:hAnsi="Times New Roman" w:cs="Times New Roman"/>
        </w:rPr>
        <w:t>increasing temperature</w:t>
      </w:r>
      <w:r w:rsidR="00197020">
        <w:rPr>
          <w:rFonts w:ascii="Times New Roman" w:hAnsi="Times New Roman" w:cs="Times New Roman"/>
        </w:rPr>
        <w:t xml:space="preserve"> is predicted to favor smaller organisms (Petchey 1999) and </w:t>
      </w:r>
      <w:r w:rsidR="00FD742C">
        <w:rPr>
          <w:rFonts w:ascii="Times New Roman" w:hAnsi="Times New Roman" w:cs="Times New Roman"/>
        </w:rPr>
        <w:t xml:space="preserve">alter distributions of </w:t>
      </w:r>
      <w:r w:rsidR="004352B7" w:rsidRPr="001A519E">
        <w:rPr>
          <w:rFonts w:ascii="Times New Roman" w:hAnsi="Times New Roman" w:cs="Times New Roman"/>
        </w:rPr>
        <w:t>body size from the individual to the community level (Forster, Hirst, and Atkinson 2012).</w:t>
      </w:r>
      <w:r w:rsidR="00B61B4D">
        <w:rPr>
          <w:rFonts w:ascii="Times New Roman" w:hAnsi="Times New Roman" w:cs="Times New Roman"/>
        </w:rPr>
        <w:t xml:space="preserve"> </w:t>
      </w:r>
      <w:r w:rsidR="00B61B4D" w:rsidRPr="00424015">
        <w:rPr>
          <w:rFonts w:ascii="Times New Roman" w:hAnsi="Times New Roman" w:cs="Times New Roman"/>
          <w:highlight w:val="yellow"/>
        </w:rPr>
        <w:t xml:space="preserve">Predictions of how productivity will alter ISD here, or later below when talk about </w:t>
      </w:r>
      <w:proofErr w:type="gramStart"/>
      <w:r w:rsidR="00B61B4D" w:rsidRPr="00424015">
        <w:rPr>
          <w:rFonts w:ascii="Times New Roman" w:hAnsi="Times New Roman" w:cs="Times New Roman"/>
          <w:highlight w:val="yellow"/>
        </w:rPr>
        <w:t>interactions??</w:t>
      </w:r>
      <w:r w:rsidR="00FD742C">
        <w:rPr>
          <w:rFonts w:ascii="Times New Roman" w:hAnsi="Times New Roman" w:cs="Times New Roman"/>
        </w:rPr>
        <w:t>.</w:t>
      </w:r>
      <w:proofErr w:type="gramEnd"/>
      <w:r w:rsidR="00197020">
        <w:rPr>
          <w:rFonts w:ascii="Times New Roman" w:hAnsi="Times New Roman" w:cs="Times New Roman"/>
        </w:rPr>
        <w:t xml:space="preserve"> </w:t>
      </w:r>
    </w:p>
    <w:p w14:paraId="290259F0" w14:textId="12ECB670" w:rsidR="00A90BC8" w:rsidRDefault="00767473" w:rsidP="001A519E">
      <w:pPr>
        <w:autoSpaceDE w:val="0"/>
        <w:autoSpaceDN w:val="0"/>
        <w:adjustRightInd w:val="0"/>
        <w:spacing w:line="276" w:lineRule="auto"/>
        <w:ind w:firstLine="708"/>
        <w:rPr>
          <w:rFonts w:ascii="Times New Roman" w:hAnsi="Times New Roman" w:cs="Times New Roman"/>
        </w:rPr>
      </w:pPr>
      <w:r>
        <w:rPr>
          <w:rFonts w:ascii="Times New Roman" w:hAnsi="Times New Roman" w:cs="Times New Roman"/>
        </w:rPr>
        <w:t xml:space="preserve">Furthermore, </w:t>
      </w:r>
      <w:r w:rsidR="0052372A">
        <w:rPr>
          <w:rFonts w:ascii="Times New Roman" w:hAnsi="Times New Roman" w:cs="Times New Roman"/>
        </w:rPr>
        <w:t>experimental</w:t>
      </w:r>
      <w:r>
        <w:rPr>
          <w:rFonts w:ascii="Times New Roman" w:hAnsi="Times New Roman" w:cs="Times New Roman"/>
        </w:rPr>
        <w:t xml:space="preserve"> and empirical </w:t>
      </w:r>
      <w:r w:rsidR="00B73665">
        <w:rPr>
          <w:rFonts w:ascii="Times New Roman" w:hAnsi="Times New Roman" w:cs="Times New Roman"/>
        </w:rPr>
        <w:t>results</w:t>
      </w:r>
      <w:r w:rsidR="0052372A">
        <w:rPr>
          <w:rFonts w:ascii="Times New Roman" w:hAnsi="Times New Roman" w:cs="Times New Roman"/>
        </w:rPr>
        <w:t xml:space="preserve"> </w:t>
      </w:r>
      <w:r w:rsidR="00494C6F">
        <w:rPr>
          <w:rFonts w:ascii="Times New Roman" w:hAnsi="Times New Roman" w:cs="Times New Roman"/>
        </w:rPr>
        <w:t>h</w:t>
      </w:r>
      <w:r w:rsidR="0052372A">
        <w:rPr>
          <w:rFonts w:ascii="Times New Roman" w:hAnsi="Times New Roman" w:cs="Times New Roman"/>
        </w:rPr>
        <w:t xml:space="preserve">ave shown </w:t>
      </w:r>
      <w:r w:rsidR="00494C6F">
        <w:rPr>
          <w:rFonts w:ascii="Times New Roman" w:hAnsi="Times New Roman" w:cs="Times New Roman"/>
        </w:rPr>
        <w:t xml:space="preserve">that ISD relationships </w:t>
      </w:r>
      <w:r w:rsidR="0052372A">
        <w:rPr>
          <w:rFonts w:ascii="Times New Roman" w:hAnsi="Times New Roman" w:cs="Times New Roman"/>
        </w:rPr>
        <w:t>vary in response to environmental</w:t>
      </w:r>
      <w:r w:rsidR="00B73665">
        <w:rPr>
          <w:rFonts w:ascii="Times New Roman" w:hAnsi="Times New Roman" w:cs="Times New Roman"/>
        </w:rPr>
        <w:t xml:space="preserve"> </w:t>
      </w:r>
      <w:r w:rsidR="0052372A">
        <w:rPr>
          <w:rFonts w:ascii="Times New Roman" w:hAnsi="Times New Roman" w:cs="Times New Roman"/>
        </w:rPr>
        <w:t>conditions</w:t>
      </w:r>
      <w:r w:rsidR="001C6162">
        <w:rPr>
          <w:rFonts w:ascii="Times New Roman" w:hAnsi="Times New Roman" w:cs="Times New Roman"/>
        </w:rPr>
        <w:t>, such as temperature,</w:t>
      </w:r>
      <w:r w:rsidR="00F441D9">
        <w:rPr>
          <w:rFonts w:ascii="Times New Roman" w:hAnsi="Times New Roman" w:cs="Times New Roman"/>
        </w:rPr>
        <w:t xml:space="preserve"> </w:t>
      </w:r>
      <w:r w:rsidR="0052372A">
        <w:rPr>
          <w:rFonts w:ascii="Times New Roman" w:hAnsi="Times New Roman" w:cs="Times New Roman"/>
        </w:rPr>
        <w:t xml:space="preserve">which </w:t>
      </w:r>
      <w:r w:rsidR="004D09C2">
        <w:rPr>
          <w:rFonts w:ascii="Times New Roman" w:hAnsi="Times New Roman" w:cs="Times New Roman"/>
        </w:rPr>
        <w:t xml:space="preserve">are within the </w:t>
      </w:r>
      <w:r w:rsidR="00837C17">
        <w:rPr>
          <w:rFonts w:ascii="Times New Roman" w:hAnsi="Times New Roman" w:cs="Times New Roman"/>
        </w:rPr>
        <w:t xml:space="preserve">natural </w:t>
      </w:r>
      <w:r w:rsidR="004D09C2">
        <w:rPr>
          <w:rFonts w:ascii="Times New Roman" w:hAnsi="Times New Roman" w:cs="Times New Roman"/>
        </w:rPr>
        <w:t xml:space="preserve">range of </w:t>
      </w:r>
      <w:r w:rsidR="00837C17">
        <w:rPr>
          <w:rFonts w:ascii="Times New Roman" w:hAnsi="Times New Roman" w:cs="Times New Roman"/>
        </w:rPr>
        <w:t>variation observed within and across communities</w:t>
      </w:r>
      <w:r w:rsidR="0052372A">
        <w:rPr>
          <w:rFonts w:ascii="Times New Roman" w:hAnsi="Times New Roman" w:cs="Times New Roman"/>
        </w:rPr>
        <w:t xml:space="preserve">. </w:t>
      </w:r>
      <w:r w:rsidR="00023565">
        <w:rPr>
          <w:rFonts w:ascii="Times New Roman" w:hAnsi="Times New Roman" w:cs="Times New Roman"/>
        </w:rPr>
        <w:t>More importantly, the magnitude and direction</w:t>
      </w:r>
      <w:r w:rsidR="00FA1AFA">
        <w:rPr>
          <w:rFonts w:ascii="Times New Roman" w:hAnsi="Times New Roman" w:cs="Times New Roman"/>
        </w:rPr>
        <w:t xml:space="preserve"> of change in ISD exponents </w:t>
      </w:r>
      <w:r w:rsidR="00837C17">
        <w:rPr>
          <w:rFonts w:ascii="Times New Roman" w:hAnsi="Times New Roman" w:cs="Times New Roman"/>
        </w:rPr>
        <w:t>is in</w:t>
      </w:r>
      <w:r w:rsidR="00606FFA">
        <w:rPr>
          <w:rFonts w:ascii="Times New Roman" w:hAnsi="Times New Roman" w:cs="Times New Roman"/>
        </w:rPr>
        <w:t>consistent. For example,</w:t>
      </w:r>
      <w:r w:rsidR="00786735">
        <w:rPr>
          <w:rFonts w:ascii="Times New Roman" w:hAnsi="Times New Roman" w:cs="Times New Roman"/>
        </w:rPr>
        <w:t xml:space="preserve"> </w:t>
      </w:r>
      <w:r w:rsidR="00D74917">
        <w:rPr>
          <w:rFonts w:ascii="Times New Roman" w:hAnsi="Times New Roman" w:cs="Times New Roman"/>
        </w:rPr>
        <w:t xml:space="preserve">increasing </w:t>
      </w:r>
      <w:r w:rsidR="00C572ED">
        <w:rPr>
          <w:rFonts w:ascii="Times New Roman" w:hAnsi="Times New Roman" w:cs="Times New Roman"/>
        </w:rPr>
        <w:t>temperature</w:t>
      </w:r>
      <w:r w:rsidR="000446CA">
        <w:rPr>
          <w:rFonts w:ascii="Times New Roman" w:hAnsi="Times New Roman" w:cs="Times New Roman"/>
        </w:rPr>
        <w:t xml:space="preserve"> has been shown to </w:t>
      </w:r>
      <w:r w:rsidR="00C572ED">
        <w:rPr>
          <w:rFonts w:ascii="Times New Roman" w:hAnsi="Times New Roman" w:cs="Times New Roman"/>
        </w:rPr>
        <w:t>favor small-bodied organisms (</w:t>
      </w:r>
      <w:r w:rsidR="00865ABA">
        <w:rPr>
          <w:rFonts w:ascii="Times New Roman" w:hAnsi="Times New Roman" w:cs="Times New Roman"/>
        </w:rPr>
        <w:t xml:space="preserve">i.e., a “steeper” decline; </w:t>
      </w:r>
      <w:r w:rsidR="00C572ED">
        <w:rPr>
          <w:rFonts w:ascii="Times New Roman" w:hAnsi="Times New Roman" w:cs="Times New Roman"/>
        </w:rPr>
        <w:t xml:space="preserve">Yvon-Durocher et al. 2011, </w:t>
      </w:r>
      <w:r w:rsidR="00D702A0">
        <w:rPr>
          <w:rFonts w:ascii="Times New Roman" w:hAnsi="Times New Roman" w:cs="Times New Roman"/>
        </w:rPr>
        <w:t>Pomeranz et al. 2022</w:t>
      </w:r>
      <w:r w:rsidR="00E859C3">
        <w:rPr>
          <w:rFonts w:ascii="Times New Roman" w:hAnsi="Times New Roman" w:cs="Times New Roman"/>
        </w:rPr>
        <w:t xml:space="preserve">, </w:t>
      </w:r>
      <w:proofErr w:type="spellStart"/>
      <w:r w:rsidR="00E859C3">
        <w:rPr>
          <w:rFonts w:ascii="Times New Roman" w:hAnsi="Times New Roman" w:cs="Times New Roman"/>
        </w:rPr>
        <w:t>Arranz</w:t>
      </w:r>
      <w:proofErr w:type="spellEnd"/>
      <w:r w:rsidR="00E859C3">
        <w:rPr>
          <w:rFonts w:ascii="Times New Roman" w:hAnsi="Times New Roman" w:cs="Times New Roman"/>
        </w:rPr>
        <w:t xml:space="preserve"> et al. 2023</w:t>
      </w:r>
      <w:r w:rsidR="00C572ED">
        <w:rPr>
          <w:rFonts w:ascii="Times New Roman" w:hAnsi="Times New Roman" w:cs="Times New Roman"/>
        </w:rPr>
        <w:t>)</w:t>
      </w:r>
      <w:r w:rsidR="00E859C3">
        <w:rPr>
          <w:rFonts w:ascii="Times New Roman" w:hAnsi="Times New Roman" w:cs="Times New Roman"/>
        </w:rPr>
        <w:t>,</w:t>
      </w:r>
      <w:r w:rsidR="00D702A0">
        <w:rPr>
          <w:rFonts w:ascii="Times New Roman" w:hAnsi="Times New Roman" w:cs="Times New Roman"/>
        </w:rPr>
        <w:t xml:space="preserve"> large-bodied organisms (i.e., a “shallower” decline; O’Gorman et al. 2017), or</w:t>
      </w:r>
      <w:r w:rsidR="00E859C3">
        <w:rPr>
          <w:rFonts w:ascii="Times New Roman" w:hAnsi="Times New Roman" w:cs="Times New Roman"/>
        </w:rPr>
        <w:t xml:space="preserve"> ha</w:t>
      </w:r>
      <w:r w:rsidR="003D7CDD">
        <w:rPr>
          <w:rFonts w:ascii="Times New Roman" w:hAnsi="Times New Roman" w:cs="Times New Roman"/>
        </w:rPr>
        <w:t>ve</w:t>
      </w:r>
      <w:r w:rsidR="00E859C3">
        <w:rPr>
          <w:rFonts w:ascii="Times New Roman" w:hAnsi="Times New Roman" w:cs="Times New Roman"/>
        </w:rPr>
        <w:t xml:space="preserve"> no effect</w:t>
      </w:r>
      <w:r w:rsidR="00136E84">
        <w:rPr>
          <w:rFonts w:ascii="Times New Roman" w:hAnsi="Times New Roman" w:cs="Times New Roman"/>
        </w:rPr>
        <w:t xml:space="preserve"> on the distribution of </w:t>
      </w:r>
      <w:r w:rsidR="003D7CDD">
        <w:rPr>
          <w:rFonts w:ascii="Times New Roman" w:hAnsi="Times New Roman" w:cs="Times New Roman"/>
        </w:rPr>
        <w:t>body size</w:t>
      </w:r>
      <w:r w:rsidR="00E859C3">
        <w:rPr>
          <w:rFonts w:ascii="Times New Roman" w:hAnsi="Times New Roman" w:cs="Times New Roman"/>
        </w:rPr>
        <w:t xml:space="preserve"> (McGarvey and Kirk</w:t>
      </w:r>
      <w:r w:rsidR="008A6A49">
        <w:rPr>
          <w:rFonts w:ascii="Times New Roman" w:hAnsi="Times New Roman" w:cs="Times New Roman"/>
        </w:rPr>
        <w:t xml:space="preserve"> 2018, </w:t>
      </w:r>
      <w:proofErr w:type="spellStart"/>
      <w:r w:rsidR="008A6A49">
        <w:rPr>
          <w:rFonts w:ascii="Times New Roman" w:hAnsi="Times New Roman" w:cs="Times New Roman"/>
        </w:rPr>
        <w:t>Ma</w:t>
      </w:r>
      <w:r w:rsidR="00786735">
        <w:rPr>
          <w:rFonts w:ascii="Times New Roman" w:hAnsi="Times New Roman" w:cs="Times New Roman"/>
        </w:rPr>
        <w:t>zurkiewicz</w:t>
      </w:r>
      <w:proofErr w:type="spellEnd"/>
      <w:r w:rsidR="00786735">
        <w:rPr>
          <w:rFonts w:ascii="Times New Roman" w:hAnsi="Times New Roman" w:cs="Times New Roman"/>
        </w:rPr>
        <w:t xml:space="preserve"> et al. 2020)</w:t>
      </w:r>
      <w:r w:rsidR="0016553D">
        <w:rPr>
          <w:rFonts w:ascii="Times New Roman" w:hAnsi="Times New Roman" w:cs="Times New Roman"/>
        </w:rPr>
        <w:t>.</w:t>
      </w:r>
      <w:r w:rsidR="004E1470">
        <w:rPr>
          <w:rFonts w:ascii="Times New Roman" w:hAnsi="Times New Roman" w:cs="Times New Roman"/>
        </w:rPr>
        <w:t xml:space="preserve"> </w:t>
      </w:r>
      <w:r w:rsidR="006F4802">
        <w:rPr>
          <w:rFonts w:ascii="Times New Roman" w:hAnsi="Times New Roman" w:cs="Times New Roman"/>
        </w:rPr>
        <w:t xml:space="preserve">One possible explanation for the inconsistent results is compensatory </w:t>
      </w:r>
      <w:r w:rsidR="002C1AA7">
        <w:rPr>
          <w:rFonts w:ascii="Times New Roman" w:hAnsi="Times New Roman" w:cs="Times New Roman"/>
        </w:rPr>
        <w:t>effects of resource supply</w:t>
      </w:r>
      <w:r w:rsidR="00C53564">
        <w:rPr>
          <w:rFonts w:ascii="Times New Roman" w:hAnsi="Times New Roman" w:cs="Times New Roman"/>
        </w:rPr>
        <w:t xml:space="preserve"> </w:t>
      </w:r>
      <w:r w:rsidR="00FE5279" w:rsidRPr="001A519E">
        <w:rPr>
          <w:rFonts w:ascii="Times New Roman" w:hAnsi="Times New Roman" w:cs="Times New Roman"/>
        </w:rPr>
        <w:t>at the base of the food web (O’Gorman et al. 2017). However, how temperature and resources interact to impact ISD</w:t>
      </w:r>
      <w:r w:rsidR="00B76E7C">
        <w:rPr>
          <w:rFonts w:ascii="Times New Roman" w:hAnsi="Times New Roman" w:cs="Times New Roman"/>
        </w:rPr>
        <w:t xml:space="preserve"> </w:t>
      </w:r>
      <w:r w:rsidR="00FE5279" w:rsidRPr="001A519E">
        <w:rPr>
          <w:rFonts w:ascii="Times New Roman" w:hAnsi="Times New Roman" w:cs="Times New Roman"/>
        </w:rPr>
        <w:t>is almost completely overlooked, including the ensuing possibility for size-based effects on ecosystem function (Cross et al. 2015).</w:t>
      </w:r>
      <w:r w:rsidR="00FE5279">
        <w:rPr>
          <w:rFonts w:ascii="Times New Roman" w:hAnsi="Times New Roman" w:cs="Times New Roman"/>
        </w:rPr>
        <w:t xml:space="preserve"> </w:t>
      </w:r>
      <w:r w:rsidR="00410837">
        <w:rPr>
          <w:rFonts w:ascii="Times New Roman" w:hAnsi="Times New Roman" w:cs="Times New Roman"/>
        </w:rPr>
        <w:t xml:space="preserve">Therefore, it is critical to understand </w:t>
      </w:r>
      <w:r w:rsidR="002B03D5">
        <w:rPr>
          <w:rFonts w:ascii="Times New Roman" w:hAnsi="Times New Roman" w:cs="Times New Roman"/>
        </w:rPr>
        <w:t xml:space="preserve">how ISD parameters </w:t>
      </w:r>
      <w:r w:rsidR="00620260">
        <w:rPr>
          <w:rFonts w:ascii="Times New Roman" w:hAnsi="Times New Roman" w:cs="Times New Roman"/>
        </w:rPr>
        <w:t xml:space="preserve">are expected to vary under natural conditions before they can be used to assess </w:t>
      </w:r>
      <w:r w:rsidR="00023565">
        <w:rPr>
          <w:rFonts w:ascii="Times New Roman" w:hAnsi="Times New Roman" w:cs="Times New Roman"/>
        </w:rPr>
        <w:t>ecological impacts.</w:t>
      </w:r>
    </w:p>
    <w:p w14:paraId="47468E2A" w14:textId="6EFA6B80" w:rsidR="00A74BA2" w:rsidRPr="001A519E" w:rsidRDefault="00925109" w:rsidP="001A519E">
      <w:pPr>
        <w:autoSpaceDE w:val="0"/>
        <w:autoSpaceDN w:val="0"/>
        <w:adjustRightInd w:val="0"/>
        <w:spacing w:line="276" w:lineRule="auto"/>
        <w:ind w:firstLine="708"/>
        <w:rPr>
          <w:rFonts w:ascii="Times New Roman" w:hAnsi="Times New Roman" w:cs="Times New Roman"/>
        </w:rPr>
      </w:pPr>
      <w:r>
        <w:rPr>
          <w:rFonts w:ascii="Times New Roman" w:hAnsi="Times New Roman" w:cs="Times New Roman"/>
        </w:rPr>
        <w:t>T</w:t>
      </w:r>
      <w:r w:rsidR="004172D2" w:rsidRPr="001A519E">
        <w:rPr>
          <w:rFonts w:ascii="Times New Roman" w:hAnsi="Times New Roman" w:cs="Times New Roman"/>
        </w:rPr>
        <w:t>emperature and resource supply</w:t>
      </w:r>
      <w:r w:rsidR="00A74BA2" w:rsidRPr="001A519E">
        <w:rPr>
          <w:rFonts w:ascii="Times New Roman" w:hAnsi="Times New Roman" w:cs="Times New Roman"/>
        </w:rPr>
        <w:t xml:space="preserve"> </w:t>
      </w:r>
      <w:r w:rsidR="00767A3C">
        <w:rPr>
          <w:rFonts w:ascii="Times New Roman" w:hAnsi="Times New Roman" w:cs="Times New Roman"/>
        </w:rPr>
        <w:t>are two potential primary factors</w:t>
      </w:r>
      <w:r w:rsidR="005B46B3">
        <w:rPr>
          <w:rFonts w:ascii="Times New Roman" w:hAnsi="Times New Roman" w:cs="Times New Roman"/>
        </w:rPr>
        <w:t xml:space="preserve"> driving the</w:t>
      </w:r>
      <w:r w:rsidR="00DA6A67">
        <w:rPr>
          <w:rFonts w:ascii="Times New Roman" w:hAnsi="Times New Roman" w:cs="Times New Roman"/>
        </w:rPr>
        <w:t xml:space="preserve"> natural variation in ISD relationships</w:t>
      </w:r>
      <w:r w:rsidR="00A74BA2" w:rsidRPr="001A519E">
        <w:rPr>
          <w:rFonts w:ascii="Times New Roman" w:hAnsi="Times New Roman" w:cs="Times New Roman"/>
        </w:rPr>
        <w:t xml:space="preserve">. </w:t>
      </w:r>
      <w:r w:rsidR="003815DD">
        <w:rPr>
          <w:rFonts w:ascii="Times New Roman" w:hAnsi="Times New Roman" w:cs="Times New Roman"/>
        </w:rPr>
        <w:t>Increasing t</w:t>
      </w:r>
      <w:r w:rsidR="00A74BA2" w:rsidRPr="001A519E">
        <w:rPr>
          <w:rFonts w:ascii="Times New Roman" w:hAnsi="Times New Roman" w:cs="Times New Roman"/>
        </w:rPr>
        <w:t>emperature induces higher metabolic costs, leading to reduced transfer efficiency</w:t>
      </w:r>
      <w:r w:rsidR="009F2C1E">
        <w:rPr>
          <w:rFonts w:ascii="Times New Roman" w:hAnsi="Times New Roman" w:cs="Times New Roman"/>
        </w:rPr>
        <w:t xml:space="preserve"> and a subsequent </w:t>
      </w:r>
      <w:r w:rsidR="004900D9">
        <w:rPr>
          <w:rFonts w:ascii="Times New Roman" w:hAnsi="Times New Roman" w:cs="Times New Roman"/>
        </w:rPr>
        <w:t>selection for smaller body sizes</w:t>
      </w:r>
      <w:r w:rsidR="003815DD">
        <w:rPr>
          <w:rFonts w:ascii="Times New Roman" w:hAnsi="Times New Roman" w:cs="Times New Roman"/>
        </w:rPr>
        <w:t>, but these effects</w:t>
      </w:r>
      <w:r w:rsidR="00A74BA2" w:rsidRPr="001A519E">
        <w:rPr>
          <w:rFonts w:ascii="Times New Roman" w:hAnsi="Times New Roman" w:cs="Times New Roman"/>
        </w:rPr>
        <w:t xml:space="preserve"> can be counteracted by increases in resource supply (Brown et al. 2004; O’Gorman et al. 2017; Junker et al. 2020)</w:t>
      </w:r>
      <w:r w:rsidR="00F5121B" w:rsidRPr="001A519E">
        <w:rPr>
          <w:rFonts w:ascii="Times New Roman" w:hAnsi="Times New Roman" w:cs="Times New Roman"/>
        </w:rPr>
        <w:t xml:space="preserve">. Yet </w:t>
      </w:r>
      <w:r w:rsidR="00257673" w:rsidRPr="001A519E">
        <w:rPr>
          <w:rFonts w:ascii="Times New Roman" w:hAnsi="Times New Roman" w:cs="Times New Roman"/>
        </w:rPr>
        <w:t>testing these interactions at the macroecological scale</w:t>
      </w:r>
      <w:r w:rsidR="00A74BA2" w:rsidRPr="001A519E">
        <w:rPr>
          <w:rFonts w:ascii="Times New Roman" w:hAnsi="Times New Roman" w:cs="Times New Roman"/>
        </w:rPr>
        <w:t xml:space="preserve"> </w:t>
      </w:r>
      <w:r w:rsidR="009B2528" w:rsidRPr="001A519E">
        <w:rPr>
          <w:rFonts w:ascii="Times New Roman" w:hAnsi="Times New Roman" w:cs="Times New Roman"/>
        </w:rPr>
        <w:t>is logistically challenging because it requires</w:t>
      </w:r>
      <w:r w:rsidR="00005D31" w:rsidRPr="001A519E">
        <w:rPr>
          <w:rFonts w:ascii="Times New Roman" w:hAnsi="Times New Roman" w:cs="Times New Roman"/>
        </w:rPr>
        <w:t xml:space="preserve"> data-intensive measures of individual body sizes, acc</w:t>
      </w:r>
      <w:r w:rsidR="00631178" w:rsidRPr="001A519E">
        <w:rPr>
          <w:rFonts w:ascii="Times New Roman" w:hAnsi="Times New Roman" w:cs="Times New Roman"/>
        </w:rPr>
        <w:t xml:space="preserve">urate (daily or </w:t>
      </w:r>
      <w:r w:rsidR="008601C4" w:rsidRPr="001A519E">
        <w:rPr>
          <w:rFonts w:ascii="Times New Roman" w:hAnsi="Times New Roman" w:cs="Times New Roman"/>
        </w:rPr>
        <w:t>sub daily</w:t>
      </w:r>
      <w:r w:rsidR="00631178" w:rsidRPr="001A519E">
        <w:rPr>
          <w:rFonts w:ascii="Times New Roman" w:hAnsi="Times New Roman" w:cs="Times New Roman"/>
        </w:rPr>
        <w:t>) temperature measures</w:t>
      </w:r>
      <w:r w:rsidR="00FA5923">
        <w:rPr>
          <w:rFonts w:ascii="Times New Roman" w:hAnsi="Times New Roman" w:cs="Times New Roman"/>
        </w:rPr>
        <w:t>, as well as</w:t>
      </w:r>
      <w:r w:rsidR="00631178" w:rsidRPr="001A519E">
        <w:rPr>
          <w:rFonts w:ascii="Times New Roman" w:hAnsi="Times New Roman" w:cs="Times New Roman"/>
        </w:rPr>
        <w:t xml:space="preserve"> estimates of resource supply</w:t>
      </w:r>
      <w:r w:rsidR="00FA5923">
        <w:rPr>
          <w:rFonts w:ascii="Times New Roman" w:hAnsi="Times New Roman" w:cs="Times New Roman"/>
        </w:rPr>
        <w:t xml:space="preserve"> (gro</w:t>
      </w:r>
      <w:r w:rsidR="00631178" w:rsidRPr="001A519E">
        <w:rPr>
          <w:rFonts w:ascii="Times New Roman" w:hAnsi="Times New Roman" w:cs="Times New Roman"/>
        </w:rPr>
        <w:t>ss primary produc</w:t>
      </w:r>
      <w:r w:rsidR="00E224A7" w:rsidRPr="001A519E">
        <w:rPr>
          <w:rFonts w:ascii="Times New Roman" w:hAnsi="Times New Roman" w:cs="Times New Roman"/>
        </w:rPr>
        <w:t>ti</w:t>
      </w:r>
      <w:r w:rsidR="00631178" w:rsidRPr="001A519E">
        <w:rPr>
          <w:rFonts w:ascii="Times New Roman" w:hAnsi="Times New Roman" w:cs="Times New Roman"/>
        </w:rPr>
        <w:t>on</w:t>
      </w:r>
      <w:r w:rsidR="00FA5923">
        <w:rPr>
          <w:rFonts w:ascii="Times New Roman" w:hAnsi="Times New Roman" w:cs="Times New Roman"/>
        </w:rPr>
        <w:t>,</w:t>
      </w:r>
      <w:r w:rsidR="00E224A7" w:rsidRPr="001A519E">
        <w:rPr>
          <w:rFonts w:ascii="Times New Roman" w:hAnsi="Times New Roman" w:cs="Times New Roman"/>
        </w:rPr>
        <w:t xml:space="preserve"> allochthonous subsidies</w:t>
      </w:r>
      <w:r w:rsidR="00FA5923">
        <w:rPr>
          <w:rFonts w:ascii="Times New Roman" w:hAnsi="Times New Roman" w:cs="Times New Roman"/>
        </w:rPr>
        <w:t>;</w:t>
      </w:r>
      <w:r w:rsidR="00E224A7" w:rsidRPr="001A519E">
        <w:rPr>
          <w:rFonts w:ascii="Times New Roman" w:hAnsi="Times New Roman" w:cs="Times New Roman"/>
        </w:rPr>
        <w:t xml:space="preserve"> </w:t>
      </w:r>
      <w:r w:rsidR="00E14D4E" w:rsidRPr="001A519E">
        <w:rPr>
          <w:rFonts w:ascii="Times New Roman" w:hAnsi="Times New Roman" w:cs="Times New Roman"/>
        </w:rPr>
        <w:t xml:space="preserve">O’Gorman et al. 2017; </w:t>
      </w:r>
      <w:r w:rsidR="00E224A7" w:rsidRPr="001A519E">
        <w:rPr>
          <w:rFonts w:ascii="Times New Roman" w:hAnsi="Times New Roman" w:cs="Times New Roman"/>
        </w:rPr>
        <w:t>Perkins et al. 2018)</w:t>
      </w:r>
      <w:r w:rsidR="00A74BA2" w:rsidRPr="001A519E">
        <w:rPr>
          <w:rFonts w:ascii="Times New Roman" w:hAnsi="Times New Roman" w:cs="Times New Roman"/>
        </w:rPr>
        <w:t xml:space="preserve">. Here, </w:t>
      </w:r>
      <w:r w:rsidR="003806A8">
        <w:rPr>
          <w:rFonts w:ascii="Times New Roman" w:hAnsi="Times New Roman" w:cs="Times New Roman"/>
        </w:rPr>
        <w:t xml:space="preserve">we </w:t>
      </w:r>
      <w:r w:rsidR="00631178" w:rsidRPr="001A519E">
        <w:rPr>
          <w:rFonts w:ascii="Times New Roman" w:hAnsi="Times New Roman" w:cs="Times New Roman"/>
        </w:rPr>
        <w:t xml:space="preserve">overcome these challenges </w:t>
      </w:r>
      <w:r w:rsidR="003806A8">
        <w:rPr>
          <w:rFonts w:ascii="Times New Roman" w:hAnsi="Times New Roman" w:cs="Times New Roman"/>
        </w:rPr>
        <w:t xml:space="preserve">by </w:t>
      </w:r>
      <w:r w:rsidR="00631178" w:rsidRPr="001A519E">
        <w:rPr>
          <w:rFonts w:ascii="Times New Roman" w:hAnsi="Times New Roman" w:cs="Times New Roman"/>
        </w:rPr>
        <w:t>using data from the National Ecological Observatory Network (NEON) to</w:t>
      </w:r>
      <w:r w:rsidR="00A74BA2" w:rsidRPr="001A519E">
        <w:rPr>
          <w:rFonts w:ascii="Times New Roman" w:hAnsi="Times New Roman" w:cs="Times New Roman"/>
        </w:rPr>
        <w:t xml:space="preserve"> provid</w:t>
      </w:r>
      <w:r w:rsidR="008601C4" w:rsidRPr="001A519E">
        <w:rPr>
          <w:rFonts w:ascii="Times New Roman" w:hAnsi="Times New Roman" w:cs="Times New Roman"/>
        </w:rPr>
        <w:t>e</w:t>
      </w:r>
      <w:r w:rsidR="00A74BA2" w:rsidRPr="001A519E">
        <w:rPr>
          <w:rFonts w:ascii="Times New Roman" w:hAnsi="Times New Roman" w:cs="Times New Roman"/>
        </w:rPr>
        <w:t xml:space="preserve"> a critical test of how ecosystem function </w:t>
      </w:r>
      <w:r w:rsidR="00507D8C" w:rsidRPr="001A519E">
        <w:rPr>
          <w:rFonts w:ascii="Times New Roman" w:hAnsi="Times New Roman" w:cs="Times New Roman"/>
        </w:rPr>
        <w:t>responds</w:t>
      </w:r>
      <w:r w:rsidR="00A74BA2" w:rsidRPr="001A519E">
        <w:rPr>
          <w:rFonts w:ascii="Times New Roman" w:hAnsi="Times New Roman" w:cs="Times New Roman"/>
        </w:rPr>
        <w:t xml:space="preserve"> to</w:t>
      </w:r>
      <w:r w:rsidR="008601C4" w:rsidRPr="001A519E">
        <w:rPr>
          <w:rFonts w:ascii="Times New Roman" w:hAnsi="Times New Roman" w:cs="Times New Roman"/>
        </w:rPr>
        <w:t xml:space="preserve"> </w:t>
      </w:r>
      <w:r w:rsidR="00E224A7" w:rsidRPr="001A519E">
        <w:rPr>
          <w:rFonts w:ascii="Times New Roman" w:hAnsi="Times New Roman" w:cs="Times New Roman"/>
        </w:rPr>
        <w:t xml:space="preserve">realistic </w:t>
      </w:r>
      <w:r w:rsidR="00A74BA2" w:rsidRPr="001A519E">
        <w:rPr>
          <w:rFonts w:ascii="Times New Roman" w:hAnsi="Times New Roman" w:cs="Times New Roman"/>
        </w:rPr>
        <w:t>temperature</w:t>
      </w:r>
      <w:r w:rsidR="003806A8">
        <w:rPr>
          <w:rFonts w:ascii="Times New Roman" w:hAnsi="Times New Roman" w:cs="Times New Roman"/>
        </w:rPr>
        <w:t xml:space="preserve"> gradients</w:t>
      </w:r>
      <w:r w:rsidR="00A74BA2" w:rsidRPr="001A519E">
        <w:rPr>
          <w:rFonts w:ascii="Times New Roman" w:hAnsi="Times New Roman" w:cs="Times New Roman"/>
        </w:rPr>
        <w:t xml:space="preserve"> </w:t>
      </w:r>
      <w:r w:rsidR="008D1128">
        <w:rPr>
          <w:rFonts w:ascii="Times New Roman" w:hAnsi="Times New Roman" w:cs="Times New Roman"/>
        </w:rPr>
        <w:t xml:space="preserve">while also accounting for </w:t>
      </w:r>
      <w:r w:rsidR="006674CB" w:rsidRPr="001A519E">
        <w:rPr>
          <w:rFonts w:ascii="Times New Roman" w:hAnsi="Times New Roman" w:cs="Times New Roman"/>
        </w:rPr>
        <w:t>co-variation in resource supply (Cross et al. 2015)</w:t>
      </w:r>
      <w:r w:rsidR="008D1128">
        <w:rPr>
          <w:rFonts w:ascii="Times New Roman" w:hAnsi="Times New Roman" w:cs="Times New Roman"/>
        </w:rPr>
        <w:t xml:space="preserve"> </w:t>
      </w:r>
      <w:r w:rsidR="00A74BA2" w:rsidRPr="001A519E">
        <w:rPr>
          <w:rFonts w:ascii="Times New Roman" w:hAnsi="Times New Roman" w:cs="Times New Roman"/>
        </w:rPr>
        <w:t xml:space="preserve">at macroecological scales. </w:t>
      </w:r>
      <w:r w:rsidR="00B31CBB" w:rsidRPr="001A519E">
        <w:rPr>
          <w:rFonts w:ascii="Times New Roman" w:hAnsi="Times New Roman" w:cs="Times New Roman"/>
        </w:rPr>
        <w:t xml:space="preserve">NEON is a unique dataset </w:t>
      </w:r>
      <w:r w:rsidR="00486671">
        <w:rPr>
          <w:rFonts w:ascii="Times New Roman" w:hAnsi="Times New Roman" w:cs="Times New Roman"/>
        </w:rPr>
        <w:t xml:space="preserve">which </w:t>
      </w:r>
      <w:r w:rsidR="00A2015A">
        <w:rPr>
          <w:rFonts w:ascii="Times New Roman" w:hAnsi="Times New Roman" w:cs="Times New Roman"/>
        </w:rPr>
        <w:t>utilizes</w:t>
      </w:r>
      <w:r w:rsidR="009C5508">
        <w:rPr>
          <w:rFonts w:ascii="Times New Roman" w:hAnsi="Times New Roman" w:cs="Times New Roman"/>
        </w:rPr>
        <w:t xml:space="preserve"> standardized, </w:t>
      </w:r>
      <w:r w:rsidR="00D91CB1">
        <w:rPr>
          <w:rFonts w:ascii="Times New Roman" w:hAnsi="Times New Roman" w:cs="Times New Roman"/>
        </w:rPr>
        <w:t xml:space="preserve">automated sensor </w:t>
      </w:r>
      <w:r w:rsidR="009C5508">
        <w:rPr>
          <w:rFonts w:ascii="Times New Roman" w:hAnsi="Times New Roman" w:cs="Times New Roman"/>
        </w:rPr>
        <w:t>measurements</w:t>
      </w:r>
      <w:r w:rsidR="00D91CB1">
        <w:rPr>
          <w:rFonts w:ascii="Times New Roman" w:hAnsi="Times New Roman" w:cs="Times New Roman"/>
        </w:rPr>
        <w:t xml:space="preserve"> coupled with observational field data and biological collections</w:t>
      </w:r>
      <w:r w:rsidR="00486671">
        <w:rPr>
          <w:rFonts w:ascii="Times New Roman" w:hAnsi="Times New Roman" w:cs="Times New Roman"/>
        </w:rPr>
        <w:t xml:space="preserve"> repeat</w:t>
      </w:r>
      <w:r w:rsidR="00D91CB1">
        <w:rPr>
          <w:rFonts w:ascii="Times New Roman" w:hAnsi="Times New Roman" w:cs="Times New Roman"/>
        </w:rPr>
        <w:t xml:space="preserve">ed </w:t>
      </w:r>
      <w:r w:rsidR="00E95825">
        <w:rPr>
          <w:rFonts w:ascii="Times New Roman" w:hAnsi="Times New Roman" w:cs="Times New Roman"/>
        </w:rPr>
        <w:t>across seasons</w:t>
      </w:r>
      <w:r w:rsidR="008412CF">
        <w:rPr>
          <w:rFonts w:ascii="Times New Roman" w:hAnsi="Times New Roman" w:cs="Times New Roman"/>
        </w:rPr>
        <w:t xml:space="preserve"> (spring, autumn)</w:t>
      </w:r>
      <w:r w:rsidR="00E95825">
        <w:rPr>
          <w:rFonts w:ascii="Times New Roman" w:hAnsi="Times New Roman" w:cs="Times New Roman"/>
        </w:rPr>
        <w:t>, years</w:t>
      </w:r>
      <w:r w:rsidR="008412CF">
        <w:rPr>
          <w:rFonts w:ascii="Times New Roman" w:hAnsi="Times New Roman" w:cs="Times New Roman"/>
        </w:rPr>
        <w:t xml:space="preserve"> (</w:t>
      </w:r>
      <w:r w:rsidR="00F10620">
        <w:rPr>
          <w:rFonts w:ascii="Times New Roman" w:hAnsi="Times New Roman" w:cs="Times New Roman"/>
        </w:rPr>
        <w:t xml:space="preserve">from </w:t>
      </w:r>
      <w:r w:rsidR="008412CF">
        <w:rPr>
          <w:rFonts w:ascii="Times New Roman" w:hAnsi="Times New Roman" w:cs="Times New Roman"/>
        </w:rPr>
        <w:t>2017</w:t>
      </w:r>
      <w:r w:rsidR="00F10620">
        <w:rPr>
          <w:rFonts w:ascii="Times New Roman" w:hAnsi="Times New Roman" w:cs="Times New Roman"/>
        </w:rPr>
        <w:t xml:space="preserve"> to</w:t>
      </w:r>
      <w:r w:rsidR="008412CF">
        <w:rPr>
          <w:rFonts w:ascii="Times New Roman" w:hAnsi="Times New Roman" w:cs="Times New Roman"/>
        </w:rPr>
        <w:t xml:space="preserve"> 2022)</w:t>
      </w:r>
      <w:r w:rsidR="00E95825">
        <w:rPr>
          <w:rFonts w:ascii="Times New Roman" w:hAnsi="Times New Roman" w:cs="Times New Roman"/>
        </w:rPr>
        <w:t>, and</w:t>
      </w:r>
      <w:r w:rsidR="00B31CBB" w:rsidRPr="001A519E">
        <w:rPr>
          <w:rFonts w:ascii="Times New Roman" w:hAnsi="Times New Roman" w:cs="Times New Roman"/>
        </w:rPr>
        <w:t xml:space="preserve"> </w:t>
      </w:r>
      <w:r w:rsidR="00F10620">
        <w:rPr>
          <w:rFonts w:ascii="Times New Roman" w:hAnsi="Times New Roman" w:cs="Times New Roman"/>
        </w:rPr>
        <w:t>through space</w:t>
      </w:r>
      <w:r w:rsidR="00B31CBB" w:rsidRPr="001A519E">
        <w:rPr>
          <w:rFonts w:ascii="Times New Roman" w:hAnsi="Times New Roman" w:cs="Times New Roman"/>
        </w:rPr>
        <w:t xml:space="preserve"> (</w:t>
      </w:r>
      <w:r w:rsidR="00F10620">
        <w:rPr>
          <w:rFonts w:ascii="Times New Roman" w:hAnsi="Times New Roman" w:cs="Times New Roman"/>
        </w:rPr>
        <w:t>ac</w:t>
      </w:r>
      <w:r w:rsidR="00EE4A13">
        <w:rPr>
          <w:rFonts w:ascii="Times New Roman" w:hAnsi="Times New Roman" w:cs="Times New Roman"/>
        </w:rPr>
        <w:t>ross North America</w:t>
      </w:r>
      <w:r w:rsidR="00B31CBB" w:rsidRPr="001A519E">
        <w:rPr>
          <w:rFonts w:ascii="Times New Roman" w:hAnsi="Times New Roman" w:cs="Times New Roman"/>
        </w:rPr>
        <w:t>). Specifically, we examined the response of 145 size-spectra</w:t>
      </w:r>
      <w:r w:rsidR="00EE4A13">
        <w:rPr>
          <w:rFonts w:ascii="Times New Roman" w:hAnsi="Times New Roman" w:cs="Times New Roman"/>
        </w:rPr>
        <w:t xml:space="preserve"> relationships</w:t>
      </w:r>
      <w:r w:rsidR="00B31CBB" w:rsidRPr="001A519E">
        <w:rPr>
          <w:rFonts w:ascii="Times New Roman" w:hAnsi="Times New Roman" w:cs="Times New Roman"/>
        </w:rPr>
        <w:t xml:space="preserve"> using </w:t>
      </w:r>
      <w:r w:rsidR="00EE4A13">
        <w:rPr>
          <w:rFonts w:ascii="Times New Roman" w:hAnsi="Times New Roman" w:cs="Times New Roman"/>
        </w:rPr>
        <w:t xml:space="preserve">individual </w:t>
      </w:r>
      <w:r w:rsidR="00B31CBB" w:rsidRPr="001A519E">
        <w:rPr>
          <w:rFonts w:ascii="Times New Roman" w:hAnsi="Times New Roman" w:cs="Times New Roman"/>
        </w:rPr>
        <w:t>fish and macroinvertebrate</w:t>
      </w:r>
      <w:r w:rsidR="00EE4A13">
        <w:rPr>
          <w:rFonts w:ascii="Times New Roman" w:hAnsi="Times New Roman" w:cs="Times New Roman"/>
        </w:rPr>
        <w:t xml:space="preserve"> body size</w:t>
      </w:r>
      <w:r w:rsidR="00B31CBB" w:rsidRPr="001A519E">
        <w:rPr>
          <w:rFonts w:ascii="Times New Roman" w:hAnsi="Times New Roman" w:cs="Times New Roman"/>
        </w:rPr>
        <w:t xml:space="preserve">s collected </w:t>
      </w:r>
      <w:r w:rsidR="00B31CBB" w:rsidRPr="001A519E">
        <w:rPr>
          <w:rFonts w:ascii="Times New Roman" w:hAnsi="Times New Roman" w:cs="Times New Roman"/>
        </w:rPr>
        <w:lastRenderedPageBreak/>
        <w:t>from 24 freshwater streams in North America that varied by 25 degrees C and by orders of magnitude in resource supply (i.e., gross primary production and litter input).</w:t>
      </w:r>
    </w:p>
    <w:p w14:paraId="68C5E0F3" w14:textId="359B71CD" w:rsidR="00240584" w:rsidRPr="001A519E" w:rsidRDefault="00297CC6" w:rsidP="0076337F">
      <w:pPr>
        <w:autoSpaceDE w:val="0"/>
        <w:autoSpaceDN w:val="0"/>
        <w:adjustRightInd w:val="0"/>
        <w:spacing w:line="276" w:lineRule="auto"/>
        <w:ind w:firstLine="708"/>
        <w:rPr>
          <w:rFonts w:ascii="Times New Roman" w:hAnsi="Times New Roman" w:cs="Times New Roman"/>
        </w:rPr>
      </w:pPr>
      <w:r w:rsidRPr="001A519E">
        <w:rPr>
          <w:rFonts w:ascii="Times New Roman" w:hAnsi="Times New Roman" w:cs="Times New Roman"/>
        </w:rPr>
        <w:t xml:space="preserve">Despite strong environmental variation, complete species turnover, and </w:t>
      </w:r>
      <w:r w:rsidR="0025366E" w:rsidRPr="001A519E">
        <w:rPr>
          <w:rFonts w:ascii="Times New Roman" w:hAnsi="Times New Roman" w:cs="Times New Roman"/>
        </w:rPr>
        <w:t xml:space="preserve">variation </w:t>
      </w:r>
      <w:r w:rsidRPr="001A519E">
        <w:rPr>
          <w:rFonts w:ascii="Times New Roman" w:hAnsi="Times New Roman" w:cs="Times New Roman"/>
        </w:rPr>
        <w:t>in mean body size,</w:t>
      </w:r>
      <w:r w:rsidR="00EA19CF" w:rsidRPr="001A519E">
        <w:rPr>
          <w:rFonts w:ascii="Times New Roman" w:hAnsi="Times New Roman" w:cs="Times New Roman"/>
        </w:rPr>
        <w:t xml:space="preserve"> the ISD exponent was invariant to</w:t>
      </w:r>
      <w:r w:rsidRPr="001A519E">
        <w:rPr>
          <w:rFonts w:ascii="Times New Roman" w:hAnsi="Times New Roman" w:cs="Times New Roman"/>
        </w:rPr>
        <w:t xml:space="preserve"> </w:t>
      </w:r>
      <w:r w:rsidR="00DE49C8" w:rsidRPr="001A519E">
        <w:rPr>
          <w:rFonts w:ascii="Times New Roman" w:hAnsi="Times New Roman" w:cs="Times New Roman"/>
        </w:rPr>
        <w:t xml:space="preserve">increased </w:t>
      </w:r>
      <w:r w:rsidR="00672FDF" w:rsidRPr="001A519E">
        <w:rPr>
          <w:rFonts w:ascii="Times New Roman" w:hAnsi="Times New Roman" w:cs="Times New Roman"/>
        </w:rPr>
        <w:t>temperature</w:t>
      </w:r>
      <w:r w:rsidR="00DE49C8" w:rsidRPr="001A519E">
        <w:rPr>
          <w:rFonts w:ascii="Times New Roman" w:hAnsi="Times New Roman" w:cs="Times New Roman"/>
        </w:rPr>
        <w:t xml:space="preserve"> and resource supply (i.e., GPP and OM) (Fig 2). Similarly</w:t>
      </w:r>
      <w:r w:rsidR="0041373C" w:rsidRPr="001A519E">
        <w:rPr>
          <w:rFonts w:ascii="Times New Roman" w:hAnsi="Times New Roman" w:cs="Times New Roman"/>
        </w:rPr>
        <w:t>,</w:t>
      </w:r>
      <w:r w:rsidR="00DE49C8" w:rsidRPr="001A519E">
        <w:rPr>
          <w:rFonts w:ascii="Times New Roman" w:hAnsi="Times New Roman" w:cs="Times New Roman"/>
        </w:rPr>
        <w:t xml:space="preserve"> </w:t>
      </w:r>
      <w:commentRangeStart w:id="2"/>
      <w:r w:rsidR="00DE49C8" w:rsidRPr="001A519E">
        <w:rPr>
          <w:rFonts w:ascii="Times New Roman" w:hAnsi="Times New Roman" w:cs="Times New Roman"/>
        </w:rPr>
        <w:t>total</w:t>
      </w:r>
      <w:r w:rsidR="00EA19CF" w:rsidRPr="001A519E">
        <w:rPr>
          <w:rFonts w:ascii="Times New Roman" w:hAnsi="Times New Roman" w:cs="Times New Roman"/>
        </w:rPr>
        <w:t xml:space="preserve"> standing stock</w:t>
      </w:r>
      <w:r w:rsidR="00DE49C8" w:rsidRPr="001A519E">
        <w:rPr>
          <w:rFonts w:ascii="Times New Roman" w:hAnsi="Times New Roman" w:cs="Times New Roman"/>
        </w:rPr>
        <w:t xml:space="preserve"> biomass </w:t>
      </w:r>
      <w:commentRangeEnd w:id="2"/>
      <w:r w:rsidR="00D34BE5">
        <w:rPr>
          <w:rStyle w:val="CommentReference"/>
        </w:rPr>
        <w:commentReference w:id="2"/>
      </w:r>
      <w:r w:rsidR="0041373C" w:rsidRPr="001A519E">
        <w:rPr>
          <w:rFonts w:ascii="Times New Roman" w:hAnsi="Times New Roman" w:cs="Times New Roman"/>
        </w:rPr>
        <w:t>varied with temperature only</w:t>
      </w:r>
      <w:r w:rsidR="00DE49C8" w:rsidRPr="001A519E">
        <w:rPr>
          <w:rFonts w:ascii="Times New Roman" w:hAnsi="Times New Roman" w:cs="Times New Roman"/>
        </w:rPr>
        <w:t xml:space="preserve"> under </w:t>
      </w:r>
      <w:r w:rsidR="0041373C" w:rsidRPr="001A519E">
        <w:rPr>
          <w:rFonts w:ascii="Times New Roman" w:hAnsi="Times New Roman" w:cs="Times New Roman"/>
        </w:rPr>
        <w:t xml:space="preserve">low </w:t>
      </w:r>
      <w:r w:rsidR="00DE49C8" w:rsidRPr="001A519E">
        <w:rPr>
          <w:rFonts w:ascii="Times New Roman" w:hAnsi="Times New Roman" w:cs="Times New Roman"/>
        </w:rPr>
        <w:t>GPP where increasing temperature caused greater total biomass (Fig. 3</w:t>
      </w:r>
      <w:r w:rsidR="00672FDF" w:rsidRPr="001A519E">
        <w:rPr>
          <w:rFonts w:ascii="Times New Roman" w:hAnsi="Times New Roman" w:cs="Times New Roman"/>
        </w:rPr>
        <w:t xml:space="preserve"> and 4</w:t>
      </w:r>
      <w:r w:rsidR="00DE49C8" w:rsidRPr="001A519E">
        <w:rPr>
          <w:rFonts w:ascii="Times New Roman" w:hAnsi="Times New Roman" w:cs="Times New Roman"/>
        </w:rPr>
        <w:t xml:space="preserve">). </w:t>
      </w:r>
      <w:r w:rsidR="0043092A" w:rsidRPr="001A519E">
        <w:rPr>
          <w:rFonts w:ascii="Times New Roman" w:hAnsi="Times New Roman" w:cs="Times New Roman"/>
        </w:rPr>
        <w:t>The</w:t>
      </w:r>
      <w:r w:rsidR="005D13A7" w:rsidRPr="001A519E">
        <w:rPr>
          <w:rFonts w:ascii="Times New Roman" w:hAnsi="Times New Roman" w:cs="Times New Roman"/>
        </w:rPr>
        <w:t xml:space="preserve"> </w:t>
      </w:r>
      <w:commentRangeStart w:id="3"/>
      <w:r w:rsidR="0043092A" w:rsidRPr="001A519E">
        <w:rPr>
          <w:rFonts w:ascii="Times New Roman" w:hAnsi="Times New Roman" w:cs="Times New Roman"/>
        </w:rPr>
        <w:t xml:space="preserve">converge </w:t>
      </w:r>
      <w:commentRangeEnd w:id="3"/>
      <w:r w:rsidR="008C20F5">
        <w:rPr>
          <w:rStyle w:val="CommentReference"/>
        </w:rPr>
        <w:commentReference w:id="3"/>
      </w:r>
      <w:r w:rsidR="008C20F5">
        <w:rPr>
          <w:rFonts w:ascii="Times New Roman" w:hAnsi="Times New Roman" w:cs="Times New Roman"/>
        </w:rPr>
        <w:t>of</w:t>
      </w:r>
      <w:r w:rsidR="005D13A7" w:rsidRPr="001A519E">
        <w:rPr>
          <w:rFonts w:ascii="Times New Roman" w:hAnsi="Times New Roman" w:cs="Times New Roman"/>
        </w:rPr>
        <w:t xml:space="preserve"> a constant</w:t>
      </w:r>
      <w:r w:rsidR="0043092A" w:rsidRPr="001A519E">
        <w:rPr>
          <w:rFonts w:ascii="Times New Roman" w:hAnsi="Times New Roman" w:cs="Times New Roman"/>
        </w:rPr>
        <w:t xml:space="preserve"> λ value </w:t>
      </w:r>
      <w:r w:rsidR="00AE6809">
        <w:rPr>
          <w:rFonts w:ascii="Times New Roman" w:hAnsi="Times New Roman" w:cs="Times New Roman"/>
        </w:rPr>
        <w:t>across</w:t>
      </w:r>
      <w:r w:rsidR="0043092A" w:rsidRPr="001A519E">
        <w:rPr>
          <w:rFonts w:ascii="Times New Roman" w:hAnsi="Times New Roman" w:cs="Times New Roman"/>
        </w:rPr>
        <w:t xml:space="preserve"> spatially distinct food webs </w:t>
      </w:r>
      <w:r w:rsidR="00A8054C" w:rsidRPr="001A519E">
        <w:rPr>
          <w:rFonts w:ascii="Times New Roman" w:hAnsi="Times New Roman" w:cs="Times New Roman"/>
        </w:rPr>
        <w:t>are consistent</w:t>
      </w:r>
      <w:r w:rsidR="0043092A" w:rsidRPr="001A519E">
        <w:rPr>
          <w:rFonts w:ascii="Times New Roman" w:hAnsi="Times New Roman" w:cs="Times New Roman"/>
        </w:rPr>
        <w:t xml:space="preserve"> </w:t>
      </w:r>
      <w:r w:rsidR="00AE6809">
        <w:rPr>
          <w:rFonts w:ascii="Times New Roman" w:hAnsi="Times New Roman" w:cs="Times New Roman"/>
        </w:rPr>
        <w:t xml:space="preserve">with </w:t>
      </w:r>
      <w:r w:rsidR="0043092A" w:rsidRPr="001A519E">
        <w:rPr>
          <w:rFonts w:ascii="Times New Roman" w:hAnsi="Times New Roman" w:cs="Times New Roman"/>
        </w:rPr>
        <w:t>predict</w:t>
      </w:r>
      <w:r w:rsidR="00AE6809">
        <w:rPr>
          <w:rFonts w:ascii="Times New Roman" w:hAnsi="Times New Roman" w:cs="Times New Roman"/>
        </w:rPr>
        <w:t>ions of the</w:t>
      </w:r>
      <w:r w:rsidR="0043092A" w:rsidRPr="001A519E">
        <w:rPr>
          <w:rFonts w:ascii="Times New Roman" w:hAnsi="Times New Roman" w:cs="Times New Roman"/>
        </w:rPr>
        <w:t xml:space="preserve"> energy equivalence rule (</w:t>
      </w:r>
      <w:proofErr w:type="spellStart"/>
      <w:r w:rsidR="0043092A" w:rsidRPr="001A519E">
        <w:rPr>
          <w:rFonts w:ascii="Times New Roman" w:hAnsi="Times New Roman" w:cs="Times New Roman"/>
        </w:rPr>
        <w:t>Damuth</w:t>
      </w:r>
      <w:proofErr w:type="spellEnd"/>
      <w:r w:rsidR="0043092A" w:rsidRPr="001A519E">
        <w:rPr>
          <w:rFonts w:ascii="Times New Roman" w:hAnsi="Times New Roman" w:cs="Times New Roman"/>
        </w:rPr>
        <w:t xml:space="preserve"> 1981, </w:t>
      </w:r>
      <w:r w:rsidR="0076337F">
        <w:rPr>
          <w:rFonts w:ascii="Times New Roman" w:hAnsi="Times New Roman" w:cs="Times New Roman"/>
        </w:rPr>
        <w:t xml:space="preserve">1987, </w:t>
      </w:r>
      <w:r w:rsidR="0043092A" w:rsidRPr="001A519E">
        <w:rPr>
          <w:rFonts w:ascii="Times New Roman" w:hAnsi="Times New Roman" w:cs="Times New Roman"/>
        </w:rPr>
        <w:t>19</w:t>
      </w:r>
      <w:r w:rsidR="0076337F">
        <w:rPr>
          <w:rFonts w:ascii="Times New Roman" w:hAnsi="Times New Roman" w:cs="Times New Roman"/>
        </w:rPr>
        <w:t>91</w:t>
      </w:r>
      <w:r w:rsidR="0043092A" w:rsidRPr="001A519E">
        <w:rPr>
          <w:rFonts w:ascii="Times New Roman" w:hAnsi="Times New Roman" w:cs="Times New Roman"/>
        </w:rPr>
        <w:t>) and other allometric theory (</w:t>
      </w:r>
      <w:proofErr w:type="spellStart"/>
      <w:r w:rsidR="0043092A" w:rsidRPr="001A519E">
        <w:rPr>
          <w:rFonts w:ascii="Times New Roman" w:hAnsi="Times New Roman" w:cs="Times New Roman"/>
        </w:rPr>
        <w:t>Enquist</w:t>
      </w:r>
      <w:proofErr w:type="spellEnd"/>
      <w:r w:rsidR="0043092A" w:rsidRPr="001A519E">
        <w:rPr>
          <w:rFonts w:ascii="Times New Roman" w:hAnsi="Times New Roman" w:cs="Times New Roman"/>
        </w:rPr>
        <w:t xml:space="preserve"> et al. 1998, 1999; </w:t>
      </w:r>
      <w:proofErr w:type="spellStart"/>
      <w:r w:rsidR="0043092A" w:rsidRPr="001A519E">
        <w:rPr>
          <w:rFonts w:ascii="Times New Roman" w:hAnsi="Times New Roman" w:cs="Times New Roman"/>
        </w:rPr>
        <w:t>Enquist</w:t>
      </w:r>
      <w:proofErr w:type="spellEnd"/>
      <w:r w:rsidR="0043092A" w:rsidRPr="001A519E">
        <w:rPr>
          <w:rFonts w:ascii="Times New Roman" w:hAnsi="Times New Roman" w:cs="Times New Roman"/>
        </w:rPr>
        <w:t xml:space="preserve"> &amp; </w:t>
      </w:r>
      <w:proofErr w:type="spellStart"/>
      <w:r w:rsidR="0043092A" w:rsidRPr="001A519E">
        <w:rPr>
          <w:rFonts w:ascii="Times New Roman" w:hAnsi="Times New Roman" w:cs="Times New Roman"/>
        </w:rPr>
        <w:t>Niklas</w:t>
      </w:r>
      <w:proofErr w:type="spellEnd"/>
      <w:r w:rsidR="0043092A" w:rsidRPr="001A519E">
        <w:rPr>
          <w:rFonts w:ascii="Times New Roman" w:hAnsi="Times New Roman" w:cs="Times New Roman"/>
        </w:rPr>
        <w:t xml:space="preserve"> 2001; </w:t>
      </w:r>
      <w:proofErr w:type="spellStart"/>
      <w:r w:rsidR="0043092A" w:rsidRPr="001A519E">
        <w:rPr>
          <w:rFonts w:ascii="Times New Roman" w:hAnsi="Times New Roman" w:cs="Times New Roman"/>
        </w:rPr>
        <w:t>Niklas</w:t>
      </w:r>
      <w:proofErr w:type="spellEnd"/>
      <w:r w:rsidR="0043092A" w:rsidRPr="001A519E">
        <w:rPr>
          <w:rFonts w:ascii="Times New Roman" w:hAnsi="Times New Roman" w:cs="Times New Roman"/>
        </w:rPr>
        <w:t xml:space="preserve"> &amp; </w:t>
      </w:r>
      <w:proofErr w:type="spellStart"/>
      <w:r w:rsidR="0043092A" w:rsidRPr="001A519E">
        <w:rPr>
          <w:rFonts w:ascii="Times New Roman" w:hAnsi="Times New Roman" w:cs="Times New Roman"/>
        </w:rPr>
        <w:t>Enquist</w:t>
      </w:r>
      <w:proofErr w:type="spellEnd"/>
      <w:r w:rsidR="0043092A" w:rsidRPr="001A519E">
        <w:rPr>
          <w:rFonts w:ascii="Times New Roman" w:hAnsi="Times New Roman" w:cs="Times New Roman"/>
        </w:rPr>
        <w:t xml:space="preserve"> 2001). </w:t>
      </w:r>
      <w:r w:rsidR="00A8054C" w:rsidRPr="001A519E">
        <w:rPr>
          <w:rFonts w:ascii="Times New Roman" w:hAnsi="Times New Roman" w:cs="Times New Roman"/>
        </w:rPr>
        <w:t xml:space="preserve">Nonetheless, our results reflect on multiple trophic levels and extent the constant λ value beyond the </w:t>
      </w:r>
      <w:commentRangeStart w:id="4"/>
      <w:r w:rsidR="00A8054C" w:rsidRPr="001A519E">
        <w:rPr>
          <w:rFonts w:ascii="Times New Roman" w:hAnsi="Times New Roman" w:cs="Times New Roman"/>
        </w:rPr>
        <w:t xml:space="preserve">one trophic level allometric theory </w:t>
      </w:r>
      <w:commentRangeEnd w:id="4"/>
      <w:r w:rsidR="002B607F">
        <w:rPr>
          <w:rStyle w:val="CommentReference"/>
        </w:rPr>
        <w:commentReference w:id="4"/>
      </w:r>
      <w:r w:rsidR="00A8054C" w:rsidRPr="001A519E">
        <w:rPr>
          <w:rFonts w:ascii="Times New Roman" w:hAnsi="Times New Roman" w:cs="Times New Roman"/>
        </w:rPr>
        <w:t>predictions. I</w:t>
      </w:r>
      <w:r w:rsidR="0076337F">
        <w:rPr>
          <w:rFonts w:ascii="Times New Roman" w:hAnsi="Times New Roman" w:cs="Times New Roman"/>
        </w:rPr>
        <w:t xml:space="preserve"> </w:t>
      </w:r>
      <w:r w:rsidR="00A8054C" w:rsidRPr="001A519E">
        <w:rPr>
          <w:rFonts w:ascii="Times New Roman" w:hAnsi="Times New Roman" w:cs="Times New Roman"/>
        </w:rPr>
        <w:t xml:space="preserve">This implies that </w:t>
      </w:r>
      <w:r w:rsidR="002A1512" w:rsidRPr="001A519E">
        <w:rPr>
          <w:rFonts w:ascii="Times New Roman" w:hAnsi="Times New Roman" w:cs="Times New Roman"/>
        </w:rPr>
        <w:t xml:space="preserve">the interaction among </w:t>
      </w:r>
      <w:r w:rsidR="00A8054C" w:rsidRPr="001A519E">
        <w:rPr>
          <w:rFonts w:ascii="Times New Roman" w:hAnsi="Times New Roman" w:cs="Times New Roman"/>
        </w:rPr>
        <w:t>mu</w:t>
      </w:r>
      <w:r w:rsidR="002A1512" w:rsidRPr="001A519E">
        <w:rPr>
          <w:rFonts w:ascii="Times New Roman" w:hAnsi="Times New Roman" w:cs="Times New Roman"/>
        </w:rPr>
        <w:t>ltiple</w:t>
      </w:r>
      <w:r w:rsidR="00A8054C" w:rsidRPr="001A519E">
        <w:rPr>
          <w:rFonts w:ascii="Times New Roman" w:hAnsi="Times New Roman" w:cs="Times New Roman"/>
        </w:rPr>
        <w:t xml:space="preserve"> trophic roles may be more important than the environmental conditions after given time of </w:t>
      </w:r>
      <w:commentRangeStart w:id="5"/>
      <w:r w:rsidR="00A8054C" w:rsidRPr="001A519E">
        <w:rPr>
          <w:rFonts w:ascii="Times New Roman" w:hAnsi="Times New Roman" w:cs="Times New Roman"/>
        </w:rPr>
        <w:t>community development</w:t>
      </w:r>
      <w:commentRangeEnd w:id="5"/>
      <w:r w:rsidR="00797113">
        <w:rPr>
          <w:rStyle w:val="CommentReference"/>
        </w:rPr>
        <w:commentReference w:id="5"/>
      </w:r>
      <w:r w:rsidR="00A8054C" w:rsidRPr="001A519E">
        <w:rPr>
          <w:rFonts w:ascii="Times New Roman" w:hAnsi="Times New Roman" w:cs="Times New Roman"/>
        </w:rPr>
        <w:t xml:space="preserve">. </w:t>
      </w:r>
    </w:p>
    <w:p w14:paraId="7B78D044" w14:textId="36D83ED6" w:rsidR="0076337F" w:rsidRDefault="00240584" w:rsidP="0076337F">
      <w:pPr>
        <w:autoSpaceDE w:val="0"/>
        <w:autoSpaceDN w:val="0"/>
        <w:adjustRightInd w:val="0"/>
        <w:spacing w:line="276" w:lineRule="auto"/>
        <w:ind w:firstLine="708"/>
        <w:rPr>
          <w:ins w:id="6" w:author="Wesner, Jeff S" w:date="2023-06-20T15:00:00Z"/>
          <w:rFonts w:ascii="Times New Roman" w:hAnsi="Times New Roman" w:cs="Times New Roman"/>
        </w:rPr>
      </w:pPr>
      <w:r w:rsidRPr="001A519E">
        <w:rPr>
          <w:rFonts w:ascii="Times New Roman" w:hAnsi="Times New Roman" w:cs="Times New Roman"/>
        </w:rPr>
        <w:tab/>
      </w:r>
      <w:r w:rsidR="005D13A7" w:rsidRPr="001A519E">
        <w:rPr>
          <w:rFonts w:ascii="Times New Roman" w:hAnsi="Times New Roman" w:cs="Times New Roman"/>
        </w:rPr>
        <w:t xml:space="preserve">In addition, </w:t>
      </w:r>
      <w:r w:rsidR="001440B9" w:rsidRPr="001A519E">
        <w:rPr>
          <w:rFonts w:ascii="Times New Roman" w:hAnsi="Times New Roman" w:cs="Times New Roman"/>
        </w:rPr>
        <w:t xml:space="preserve">λ value </w:t>
      </w:r>
      <w:r w:rsidR="00672FDF" w:rsidRPr="001A519E">
        <w:rPr>
          <w:rFonts w:ascii="Times New Roman" w:hAnsi="Times New Roman" w:cs="Times New Roman"/>
        </w:rPr>
        <w:t>and t</w:t>
      </w:r>
      <w:r w:rsidR="00DE49C8" w:rsidRPr="001A519E">
        <w:rPr>
          <w:rFonts w:ascii="Times New Roman" w:hAnsi="Times New Roman" w:cs="Times New Roman"/>
        </w:rPr>
        <w:t xml:space="preserve">otal biomass </w:t>
      </w:r>
      <w:r w:rsidR="00672FDF" w:rsidRPr="001A519E">
        <w:rPr>
          <w:rFonts w:ascii="Times New Roman" w:hAnsi="Times New Roman" w:cs="Times New Roman"/>
        </w:rPr>
        <w:t xml:space="preserve">suggested no change </w:t>
      </w:r>
      <w:commentRangeStart w:id="7"/>
      <w:r w:rsidR="00672FDF" w:rsidRPr="001A519E">
        <w:rPr>
          <w:rFonts w:ascii="Times New Roman" w:hAnsi="Times New Roman" w:cs="Times New Roman"/>
        </w:rPr>
        <w:t xml:space="preserve">across years as well </w:t>
      </w:r>
      <w:commentRangeEnd w:id="7"/>
      <w:r w:rsidR="00742D19">
        <w:rPr>
          <w:rStyle w:val="CommentReference"/>
        </w:rPr>
        <w:commentReference w:id="7"/>
      </w:r>
      <w:r w:rsidR="00672FDF" w:rsidRPr="001A519E">
        <w:rPr>
          <w:rFonts w:ascii="Times New Roman" w:hAnsi="Times New Roman" w:cs="Times New Roman"/>
        </w:rPr>
        <w:t>(</w:t>
      </w:r>
      <w:commentRangeStart w:id="8"/>
      <w:r w:rsidR="00672FDF" w:rsidRPr="001A519E">
        <w:rPr>
          <w:rFonts w:ascii="Times New Roman" w:hAnsi="Times New Roman" w:cs="Times New Roman"/>
        </w:rPr>
        <w:t>Fig</w:t>
      </w:r>
      <w:commentRangeEnd w:id="8"/>
      <w:r w:rsidR="00742D19">
        <w:rPr>
          <w:rStyle w:val="CommentReference"/>
        </w:rPr>
        <w:commentReference w:id="8"/>
      </w:r>
      <w:r w:rsidR="00672FDF" w:rsidRPr="001A519E">
        <w:rPr>
          <w:rFonts w:ascii="Times New Roman" w:hAnsi="Times New Roman" w:cs="Times New Roman"/>
        </w:rPr>
        <w:t>. 4).</w:t>
      </w:r>
      <w:r w:rsidR="005D13A7" w:rsidRPr="001A519E">
        <w:rPr>
          <w:rFonts w:ascii="Times New Roman" w:hAnsi="Times New Roman" w:cs="Times New Roman"/>
        </w:rPr>
        <w:t xml:space="preserve"> Across all samples, </w:t>
      </w:r>
      <w:commentRangeStart w:id="9"/>
      <w:r w:rsidR="005D13A7" w:rsidRPr="001A519E">
        <w:rPr>
          <w:rFonts w:ascii="Times New Roman" w:hAnsi="Times New Roman" w:cs="Times New Roman"/>
        </w:rPr>
        <w:t>λ averaged -1.</w:t>
      </w:r>
      <w:r w:rsidR="00783DAC" w:rsidRPr="001A519E">
        <w:rPr>
          <w:rFonts w:ascii="Times New Roman" w:hAnsi="Times New Roman" w:cs="Times New Roman"/>
        </w:rPr>
        <w:t>2</w:t>
      </w:r>
      <w:r w:rsidR="005D13A7" w:rsidRPr="001A519E">
        <w:rPr>
          <w:rFonts w:ascii="Times New Roman" w:hAnsi="Times New Roman" w:cs="Times New Roman"/>
        </w:rPr>
        <w:t>, shallower than theoretical predictions</w:t>
      </w:r>
      <w:commentRangeEnd w:id="9"/>
      <w:r w:rsidR="00E84EB8">
        <w:rPr>
          <w:rStyle w:val="CommentReference"/>
        </w:rPr>
        <w:commentReference w:id="9"/>
      </w:r>
      <w:r w:rsidR="005D13A7" w:rsidRPr="001A519E">
        <w:rPr>
          <w:rFonts w:ascii="Times New Roman" w:hAnsi="Times New Roman" w:cs="Times New Roman"/>
        </w:rPr>
        <w:t xml:space="preserve">, suggesting a higher proportion of larger individuals in stream ecosystems. </w:t>
      </w:r>
      <w:r w:rsidR="0076337F">
        <w:rPr>
          <w:rFonts w:ascii="Times New Roman" w:hAnsi="Times New Roman" w:cs="Times New Roman"/>
        </w:rPr>
        <w:t xml:space="preserve">This seem to be true for benthic communities that show </w:t>
      </w:r>
      <w:commentRangeStart w:id="10"/>
      <w:r w:rsidR="0076337F">
        <w:rPr>
          <w:rFonts w:ascii="Times New Roman" w:hAnsi="Times New Roman" w:cs="Times New Roman"/>
        </w:rPr>
        <w:t xml:space="preserve">shallower </w:t>
      </w:r>
      <w:r w:rsidR="0076337F" w:rsidRPr="001A519E">
        <w:rPr>
          <w:rFonts w:ascii="Times New Roman" w:hAnsi="Times New Roman" w:cs="Times New Roman"/>
        </w:rPr>
        <w:t>λ</w:t>
      </w:r>
      <w:r w:rsidR="0076337F">
        <w:rPr>
          <w:rFonts w:ascii="Times New Roman" w:hAnsi="Times New Roman" w:cs="Times New Roman"/>
        </w:rPr>
        <w:t xml:space="preserve"> than pelagic communities </w:t>
      </w:r>
      <w:commentRangeEnd w:id="10"/>
      <w:r w:rsidR="00C31142">
        <w:rPr>
          <w:rStyle w:val="CommentReference"/>
        </w:rPr>
        <w:commentReference w:id="10"/>
      </w:r>
      <w:r w:rsidR="0076337F">
        <w:rPr>
          <w:rFonts w:ascii="Times New Roman" w:hAnsi="Times New Roman" w:cs="Times New Roman"/>
        </w:rPr>
        <w:t xml:space="preserve">(Blanchard et al. 2008; Blanchard et al. 2027). This may be because of high flow of detritus that falls directly in the stream ecosystems supplying more resource versus pelagic communities. Therefore, the system can support a high number of large sized benthic macroinvertebrates, and in turn large sized fish </w:t>
      </w:r>
      <w:r w:rsidR="0076337F" w:rsidRPr="0076337F">
        <w:rPr>
          <w:rFonts w:ascii="Times New Roman" w:hAnsi="Times New Roman" w:cs="Times New Roman"/>
        </w:rPr>
        <w:t>predator</w:t>
      </w:r>
      <w:r w:rsidR="0076337F">
        <w:rPr>
          <w:rFonts w:ascii="Times New Roman" w:hAnsi="Times New Roman" w:cs="Times New Roman"/>
        </w:rPr>
        <w:t xml:space="preserve"> </w:t>
      </w:r>
      <w:r w:rsidR="0076337F" w:rsidRPr="0076337F">
        <w:rPr>
          <w:rFonts w:ascii="Times New Roman" w:hAnsi="Times New Roman" w:cs="Times New Roman"/>
        </w:rPr>
        <w:t>through time</w:t>
      </w:r>
      <w:r w:rsidR="0076337F">
        <w:rPr>
          <w:rFonts w:ascii="Times New Roman" w:hAnsi="Times New Roman" w:cs="Times New Roman"/>
        </w:rPr>
        <w:t>. Furthermore,</w:t>
      </w:r>
      <w:r w:rsidR="0076337F" w:rsidRPr="0076337F">
        <w:rPr>
          <w:rFonts w:ascii="Times New Roman" w:hAnsi="Times New Roman" w:cs="Times New Roman"/>
        </w:rPr>
        <w:t xml:space="preserve"> dimensionality</w:t>
      </w:r>
      <w:r w:rsidR="0076337F">
        <w:rPr>
          <w:rFonts w:ascii="Times New Roman" w:hAnsi="Times New Roman" w:cs="Times New Roman"/>
        </w:rPr>
        <w:t xml:space="preserve"> (i.e., spatial complexity) </w:t>
      </w:r>
      <w:r w:rsidR="0076337F" w:rsidRPr="0076337F">
        <w:rPr>
          <w:rFonts w:ascii="Times New Roman" w:hAnsi="Times New Roman" w:cs="Times New Roman"/>
        </w:rPr>
        <w:t>may also mediate</w:t>
      </w:r>
      <w:r w:rsidR="0076337F">
        <w:rPr>
          <w:rFonts w:ascii="Times New Roman" w:hAnsi="Times New Roman" w:cs="Times New Roman"/>
        </w:rPr>
        <w:t xml:space="preserve"> the λ</w:t>
      </w:r>
      <w:r w:rsidR="0076337F" w:rsidRPr="0076337F">
        <w:rPr>
          <w:rFonts w:ascii="Times New Roman" w:hAnsi="Times New Roman" w:cs="Times New Roman"/>
        </w:rPr>
        <w:t xml:space="preserve"> </w:t>
      </w:r>
      <w:r w:rsidR="0076337F">
        <w:rPr>
          <w:rFonts w:ascii="Times New Roman" w:hAnsi="Times New Roman" w:cs="Times New Roman"/>
        </w:rPr>
        <w:t xml:space="preserve">value for benthic </w:t>
      </w:r>
      <w:r w:rsidR="0076337F" w:rsidRPr="0076337F">
        <w:rPr>
          <w:rFonts w:ascii="Times New Roman" w:hAnsi="Times New Roman" w:cs="Times New Roman"/>
        </w:rPr>
        <w:t>(i</w:t>
      </w:r>
      <w:r w:rsidR="0076337F">
        <w:rPr>
          <w:rFonts w:ascii="Times New Roman" w:hAnsi="Times New Roman" w:cs="Times New Roman"/>
        </w:rPr>
        <w:t>.e., 2D)</w:t>
      </w:r>
      <w:r w:rsidR="0076337F" w:rsidRPr="0076337F">
        <w:rPr>
          <w:rFonts w:ascii="Times New Roman" w:hAnsi="Times New Roman" w:cs="Times New Roman"/>
        </w:rPr>
        <w:t xml:space="preserve"> </w:t>
      </w:r>
      <w:r w:rsidR="0076337F">
        <w:rPr>
          <w:rFonts w:ascii="Times New Roman" w:hAnsi="Times New Roman" w:cs="Times New Roman"/>
        </w:rPr>
        <w:t xml:space="preserve">versus pelagic (i.e., 3D) in the same way (e.g., </w:t>
      </w:r>
      <w:r w:rsidR="0076337F" w:rsidRPr="0076337F">
        <w:rPr>
          <w:rFonts w:ascii="Times New Roman" w:hAnsi="Times New Roman" w:cs="Times New Roman"/>
        </w:rPr>
        <w:t>λ</w:t>
      </w:r>
      <w:r w:rsidR="0076337F">
        <w:rPr>
          <w:rFonts w:ascii="Times New Roman" w:hAnsi="Times New Roman" w:cs="Times New Roman"/>
        </w:rPr>
        <w:t xml:space="preserve"> of </w:t>
      </w:r>
      <w:commentRangeStart w:id="11"/>
      <w:r w:rsidR="0076337F">
        <w:rPr>
          <w:rFonts w:ascii="Times New Roman" w:hAnsi="Times New Roman" w:cs="Times New Roman"/>
        </w:rPr>
        <w:t xml:space="preserve">2D versus 3D communities </w:t>
      </w:r>
      <w:commentRangeEnd w:id="11"/>
      <w:r w:rsidR="00C31142">
        <w:rPr>
          <w:rStyle w:val="CommentReference"/>
        </w:rPr>
        <w:commentReference w:id="11"/>
      </w:r>
      <w:r w:rsidR="0076337F">
        <w:rPr>
          <w:rFonts w:ascii="Times New Roman" w:hAnsi="Times New Roman" w:cs="Times New Roman"/>
        </w:rPr>
        <w:t>is shallower). Where the spatial complexity of the habitat affects the interaction among trophic levels (e.g., consumers vs. resource species) and in turn ISD exponent (</w:t>
      </w:r>
      <w:proofErr w:type="spellStart"/>
      <w:r w:rsidR="0076337F" w:rsidRPr="0076337F">
        <w:rPr>
          <w:rFonts w:ascii="Times New Roman" w:hAnsi="Times New Roman" w:cs="Times New Roman"/>
        </w:rPr>
        <w:t>Pawar</w:t>
      </w:r>
      <w:proofErr w:type="spellEnd"/>
      <w:r w:rsidR="0076337F">
        <w:rPr>
          <w:rFonts w:ascii="Times New Roman" w:hAnsi="Times New Roman" w:cs="Times New Roman"/>
        </w:rPr>
        <w:t xml:space="preserve"> et al. 2012). Nonetheless, the different function of organismal type and their interaction or no interaction with other trophic levels may also mediated the ISD exponent (Perkins et al. 2019). </w:t>
      </w:r>
    </w:p>
    <w:p w14:paraId="20EF5C27" w14:textId="520F87AF" w:rsidR="00F1047E" w:rsidDel="00DE3768" w:rsidRDefault="007D0948" w:rsidP="00763F3F">
      <w:pPr>
        <w:autoSpaceDE w:val="0"/>
        <w:autoSpaceDN w:val="0"/>
        <w:adjustRightInd w:val="0"/>
        <w:spacing w:line="276" w:lineRule="auto"/>
        <w:ind w:firstLine="708"/>
        <w:rPr>
          <w:del w:id="12" w:author="Wesner, Jeff S" w:date="2023-06-20T15:31:00Z"/>
          <w:rFonts w:ascii="Times New Roman" w:hAnsi="Times New Roman" w:cs="Times New Roman"/>
        </w:rPr>
        <w:pPrChange w:id="13" w:author="Wesner, Jeff S" w:date="2023-06-27T21:33:00Z">
          <w:pPr>
            <w:autoSpaceDE w:val="0"/>
            <w:autoSpaceDN w:val="0"/>
            <w:adjustRightInd w:val="0"/>
            <w:spacing w:line="276" w:lineRule="auto"/>
            <w:ind w:firstLine="708"/>
          </w:pPr>
        </w:pPrChange>
      </w:pPr>
      <w:ins w:id="14" w:author="Wesner, Jeff S" w:date="2023-06-20T15:01:00Z">
        <w:r>
          <w:rPr>
            <w:rFonts w:ascii="Times New Roman" w:hAnsi="Times New Roman" w:cs="Times New Roman"/>
          </w:rPr>
          <w:t xml:space="preserve">Metabolic scaling theory predicts that </w:t>
        </w:r>
      </w:ins>
      <w:ins w:id="15" w:author="Wesner, Jeff S" w:date="2023-06-20T15:02:00Z">
        <w:r>
          <w:rPr>
            <w:rFonts w:ascii="Times New Roman" w:hAnsi="Times New Roman" w:cs="Times New Roman"/>
          </w:rPr>
          <w:t>lambda varies as a function of three</w:t>
        </w:r>
      </w:ins>
      <w:ins w:id="16" w:author="Wesner, Jeff S" w:date="2023-06-20T15:03:00Z">
        <w:r>
          <w:rPr>
            <w:rFonts w:ascii="Times New Roman" w:hAnsi="Times New Roman" w:cs="Times New Roman"/>
          </w:rPr>
          <w:t xml:space="preserve"> parameters: trophic transfer efficiency (α), predator-prey mass ratio (β), and</w:t>
        </w:r>
      </w:ins>
      <w:ins w:id="17" w:author="Wesner, Jeff S" w:date="2023-06-20T15:28:00Z">
        <w:r w:rsidR="00DF6BAE">
          <w:rPr>
            <w:rFonts w:ascii="Times New Roman" w:hAnsi="Times New Roman" w:cs="Times New Roman"/>
          </w:rPr>
          <w:t xml:space="preserve"> the reciprocal of the metabolism-mass scaling exponent</w:t>
        </w:r>
      </w:ins>
      <w:ins w:id="18" w:author="Wesner, Jeff S" w:date="2023-06-20T15:35:00Z">
        <w:r w:rsidR="00DE3768">
          <w:rPr>
            <w:rFonts w:ascii="Times New Roman" w:hAnsi="Times New Roman" w:cs="Times New Roman"/>
          </w:rPr>
          <w:t xml:space="preserve"> (</w:t>
        </w:r>
      </w:ins>
      <w:ins w:id="19" w:author="Wesner, Jeff S" w:date="2023-06-20T15:36:00Z">
        <w:r w:rsidR="00DE3768">
          <w:rPr>
            <w:rFonts w:ascii="Times New Roman" w:hAnsi="Times New Roman" w:cs="Times New Roman"/>
          </w:rPr>
          <w:t>ε)</w:t>
        </w:r>
      </w:ins>
      <w:ins w:id="20" w:author="Wesner, Jeff S" w:date="2023-06-20T15:29:00Z">
        <w:r w:rsidR="00DF6BAE">
          <w:rPr>
            <w:rFonts w:ascii="Times New Roman" w:hAnsi="Times New Roman" w:cs="Times New Roman"/>
          </w:rPr>
          <w:t xml:space="preserve">, often assumed to be ¾ (Brown et al. 2004, </w:t>
        </w:r>
        <w:proofErr w:type="spellStart"/>
        <w:r w:rsidR="00DF6BAE">
          <w:rPr>
            <w:rFonts w:ascii="Times New Roman" w:hAnsi="Times New Roman" w:cs="Times New Roman"/>
          </w:rPr>
          <w:t>Reuman</w:t>
        </w:r>
        <w:proofErr w:type="spellEnd"/>
        <w:r w:rsidR="00DF6BAE">
          <w:rPr>
            <w:rFonts w:ascii="Times New Roman" w:hAnsi="Times New Roman" w:cs="Times New Roman"/>
          </w:rPr>
          <w:t xml:space="preserve"> et al. 2009, </w:t>
        </w:r>
        <w:proofErr w:type="spellStart"/>
        <w:r w:rsidR="00DF6BAE">
          <w:rPr>
            <w:rFonts w:ascii="Times New Roman" w:hAnsi="Times New Roman" w:cs="Times New Roman"/>
          </w:rPr>
          <w:t>Trebilco</w:t>
        </w:r>
        <w:proofErr w:type="spellEnd"/>
        <w:r w:rsidR="00DF6BAE">
          <w:rPr>
            <w:rFonts w:ascii="Times New Roman" w:hAnsi="Times New Roman" w:cs="Times New Roman"/>
          </w:rPr>
          <w:t xml:space="preserve"> et </w:t>
        </w:r>
      </w:ins>
      <w:ins w:id="21" w:author="Wesner, Jeff S" w:date="2023-06-20T15:30:00Z">
        <w:r w:rsidR="00DF6BAE">
          <w:rPr>
            <w:rFonts w:ascii="Times New Roman" w:hAnsi="Times New Roman" w:cs="Times New Roman"/>
          </w:rPr>
          <w:t>al. 2013)</w:t>
        </w:r>
      </w:ins>
      <w:ins w:id="22" w:author="Wesner, Jeff S" w:date="2023-06-20T21:06:00Z">
        <w:r w:rsidR="00F50939">
          <w:rPr>
            <w:rFonts w:ascii="Times New Roman" w:hAnsi="Times New Roman" w:cs="Times New Roman"/>
          </w:rPr>
          <w:t>, such that</w:t>
        </w:r>
      </w:ins>
      <w:ins w:id="23" w:author="Wesner, Jeff S" w:date="2023-06-20T15:31:00Z">
        <w:r w:rsidR="00DE3768">
          <w:rPr>
            <w:rFonts w:ascii="Times New Roman" w:hAnsi="Times New Roman" w:cs="Times New Roman"/>
          </w:rPr>
          <w:t xml:space="preserve"> </w:t>
        </w:r>
        <m:oMath>
          <m:r>
            <w:rPr>
              <w:rFonts w:ascii="Cambria Math" w:hAnsi="Cambria Math" w:cs="Times New Roman"/>
              <w:i/>
            </w:rPr>
            <w:sym w:font="Symbol" w:char="F06C"/>
          </m:r>
        </m:oMath>
      </w:ins>
      <m:oMath>
        <m:r>
          <w:ins w:id="24" w:author="Wesner, Jeff S" w:date="2023-06-20T15:40:00Z">
            <w:rPr>
              <w:rFonts w:ascii="Cambria Math" w:hAnsi="Cambria Math" w:cs="Times New Roman"/>
            </w:rPr>
            <m:t xml:space="preserve"> +1</m:t>
          </w:ins>
        </m:r>
        <m:r>
          <w:ins w:id="25" w:author="Wesner, Jeff S" w:date="2023-06-20T15:31:00Z">
            <w:rPr>
              <w:rFonts w:ascii="Cambria Math" w:hAnsi="Cambria Math" w:cs="Times New Roman"/>
            </w:rPr>
            <m:t>=</m:t>
          </w:ins>
        </m:r>
        <m:f>
          <m:fPr>
            <m:ctrlPr>
              <w:ins w:id="26" w:author="Wesner, Jeff S" w:date="2023-06-20T15:31:00Z">
                <w:rPr>
                  <w:rFonts w:ascii="Cambria Math" w:hAnsi="Cambria Math" w:cs="Times New Roman"/>
                  <w:i/>
                </w:rPr>
              </w:ins>
            </m:ctrlPr>
          </m:fPr>
          <m:num>
            <m:r>
              <w:ins w:id="27" w:author="Wesner, Jeff S" w:date="2023-06-20T15:31:00Z">
                <w:rPr>
                  <w:rFonts w:ascii="Cambria Math" w:hAnsi="Cambria Math" w:cs="Times New Roman"/>
                </w:rPr>
                <m:t>log10(α)</m:t>
              </w:ins>
            </m:r>
          </m:num>
          <m:den>
            <m:r>
              <w:ins w:id="28" w:author="Wesner, Jeff S" w:date="2023-06-20T15:31:00Z">
                <w:rPr>
                  <w:rFonts w:ascii="Cambria Math" w:hAnsi="Cambria Math" w:cs="Times New Roman"/>
                </w:rPr>
                <m:t>log10(β)</m:t>
              </w:ins>
            </m:r>
          </m:den>
        </m:f>
        <m:r>
          <w:ins w:id="29" w:author="Wesner, Jeff S" w:date="2023-06-20T15:32:00Z">
            <w:rPr>
              <w:rFonts w:ascii="Cambria Math" w:hAnsi="Cambria Math" w:cs="Times New Roman"/>
            </w:rPr>
            <m:t xml:space="preserve"> </m:t>
          </w:ins>
        </m:r>
        <m:r>
          <w:ins w:id="30" w:author="Wesner, Jeff S" w:date="2023-06-20T17:25:00Z">
            <w:rPr>
              <w:rFonts w:ascii="Cambria Math" w:hAnsi="Cambria Math" w:cs="Times New Roman"/>
            </w:rPr>
            <m:t>–</m:t>
          </w:ins>
        </m:r>
        <m:r>
          <w:ins w:id="31" w:author="Wesner, Jeff S" w:date="2023-06-20T15:32:00Z">
            <w:rPr>
              <w:rFonts w:ascii="Cambria Math" w:hAnsi="Cambria Math" w:cs="Times New Roman"/>
            </w:rPr>
            <m:t xml:space="preserve"> </m:t>
          </w:ins>
        </m:r>
        <m:r>
          <w:ins w:id="32" w:author="Wesner, Jeff S" w:date="2023-06-20T15:36:00Z">
            <m:rPr>
              <m:sty m:val="p"/>
            </m:rPr>
            <w:rPr>
              <w:rFonts w:ascii="Cambria Math" w:hAnsi="Cambria Math" w:cs="Times New Roman"/>
            </w:rPr>
            <m:t>ε</m:t>
          </w:ins>
        </m:r>
      </m:oMath>
      <w:ins w:id="33" w:author="Wesner, Jeff S" w:date="2023-06-20T17:25:00Z">
        <w:r w:rsidR="00BD1DCE">
          <w:rPr>
            <w:rFonts w:ascii="Times New Roman" w:eastAsiaTheme="minorEastAsia" w:hAnsi="Times New Roman" w:cs="Times New Roman"/>
          </w:rPr>
          <w:t xml:space="preserve"> (Eq</w:t>
        </w:r>
        <w:r w:rsidR="006B6FB5">
          <w:rPr>
            <w:rFonts w:ascii="Times New Roman" w:eastAsiaTheme="minorEastAsia" w:hAnsi="Times New Roman" w:cs="Times New Roman"/>
          </w:rPr>
          <w:t>. 1)</w:t>
        </w:r>
      </w:ins>
      <w:ins w:id="34" w:author="Wesner, Jeff S" w:date="2023-06-20T15:32:00Z">
        <w:r w:rsidR="00DE3768">
          <w:rPr>
            <w:rFonts w:ascii="Times New Roman" w:eastAsiaTheme="minorEastAsia" w:hAnsi="Times New Roman" w:cs="Times New Roman"/>
          </w:rPr>
          <w:t xml:space="preserve">. </w:t>
        </w:r>
      </w:ins>
      <w:ins w:id="35" w:author="Wesner, Jeff S" w:date="2023-06-20T15:37:00Z">
        <w:r w:rsidR="00DE3768">
          <w:rPr>
            <w:rFonts w:ascii="Times New Roman" w:eastAsiaTheme="minorEastAsia" w:hAnsi="Times New Roman" w:cs="Times New Roman"/>
          </w:rPr>
          <w:t xml:space="preserve">Assuming </w:t>
        </w:r>
      </w:ins>
      <w:ins w:id="36" w:author="Wesner, Jeff S" w:date="2023-06-20T15:38:00Z">
        <w:r w:rsidR="00DE3768">
          <w:rPr>
            <w:rFonts w:ascii="Times New Roman" w:hAnsi="Times New Roman" w:cs="Times New Roman"/>
          </w:rPr>
          <w:t xml:space="preserve">ε </w:t>
        </w:r>
      </w:ins>
      <w:ins w:id="37" w:author="Wesner, Jeff S" w:date="2023-06-20T15:40:00Z">
        <w:r w:rsidR="00DE3768">
          <w:rPr>
            <w:rFonts w:ascii="Times New Roman" w:hAnsi="Times New Roman" w:cs="Times New Roman"/>
          </w:rPr>
          <w:t>=</w:t>
        </w:r>
      </w:ins>
      <w:ins w:id="38" w:author="Wesner, Jeff S" w:date="2023-06-20T15:38:00Z">
        <w:r w:rsidR="00DE3768">
          <w:rPr>
            <w:rFonts w:ascii="Times New Roman" w:hAnsi="Times New Roman" w:cs="Times New Roman"/>
          </w:rPr>
          <w:t xml:space="preserve"> ¾</w:t>
        </w:r>
      </w:ins>
      <w:ins w:id="39" w:author="Wesner, Jeff S" w:date="2023-06-20T15:40:00Z">
        <w:r w:rsidR="00DE3768">
          <w:rPr>
            <w:rFonts w:ascii="Times New Roman" w:hAnsi="Times New Roman" w:cs="Times New Roman"/>
          </w:rPr>
          <w:t>,</w:t>
        </w:r>
      </w:ins>
      <w:ins w:id="40" w:author="Wesner, Jeff S" w:date="2023-06-20T15:38:00Z">
        <w:r w:rsidR="00DE3768">
          <w:rPr>
            <w:rFonts w:ascii="Times New Roman" w:hAnsi="Times New Roman" w:cs="Times New Roman"/>
          </w:rPr>
          <w:t xml:space="preserve"> </w:t>
        </w:r>
      </w:ins>
      <w:ins w:id="41" w:author="Wesner, Jeff S" w:date="2023-06-20T15:39:00Z">
        <w:r w:rsidR="00DE3768">
          <w:rPr>
            <w:rFonts w:ascii="Times New Roman" w:hAnsi="Times New Roman" w:cs="Times New Roman"/>
          </w:rPr>
          <w:t>α ~ 0.1</w:t>
        </w:r>
      </w:ins>
      <w:ins w:id="42" w:author="Wesner, Jeff S" w:date="2023-06-20T15:40:00Z">
        <w:r w:rsidR="00DE3768">
          <w:rPr>
            <w:rFonts w:ascii="Times New Roman" w:hAnsi="Times New Roman" w:cs="Times New Roman"/>
          </w:rPr>
          <w:t xml:space="preserve">, </w:t>
        </w:r>
      </w:ins>
      <w:ins w:id="43" w:author="Wesner, Jeff S" w:date="2023-06-20T15:39:00Z">
        <w:r w:rsidR="00DE3768">
          <w:rPr>
            <w:rFonts w:ascii="Times New Roman" w:hAnsi="Times New Roman" w:cs="Times New Roman"/>
          </w:rPr>
          <w:t>and β</w:t>
        </w:r>
      </w:ins>
      <w:ins w:id="44" w:author="Wesner, Jeff S" w:date="2023-06-20T15:40:00Z">
        <w:r w:rsidR="00DE3768">
          <w:rPr>
            <w:rFonts w:ascii="Times New Roman" w:hAnsi="Times New Roman" w:cs="Times New Roman"/>
          </w:rPr>
          <w:t xml:space="preserve"> ~ 10</w:t>
        </w:r>
        <w:r w:rsidR="00DE3768">
          <w:rPr>
            <w:rFonts w:ascii="Times New Roman" w:hAnsi="Times New Roman" w:cs="Times New Roman"/>
            <w:vertAlign w:val="superscript"/>
          </w:rPr>
          <w:t>4</w:t>
        </w:r>
        <w:r w:rsidR="00DE3768">
          <w:rPr>
            <w:rFonts w:ascii="Times New Roman" w:hAnsi="Times New Roman" w:cs="Times New Roman"/>
          </w:rPr>
          <w:t xml:space="preserve"> (Brown et al. 2004)</w:t>
        </w:r>
      </w:ins>
      <w:ins w:id="45" w:author="Wesner, Jeff S" w:date="2023-06-20T15:41:00Z">
        <w:r w:rsidR="00AA5242">
          <w:rPr>
            <w:rFonts w:ascii="Times New Roman" w:hAnsi="Times New Roman" w:cs="Times New Roman"/>
          </w:rPr>
          <w:t xml:space="preserve"> yields expected </w:t>
        </w:r>
        <m:oMath>
          <m:r>
            <w:rPr>
              <w:rFonts w:ascii="Cambria Math" w:hAnsi="Cambria Math" w:cs="Times New Roman"/>
              <w:i/>
            </w:rPr>
            <w:sym w:font="Symbol" w:char="F06C"/>
          </m:r>
        </m:oMath>
        <w:r w:rsidR="00AA5242">
          <w:rPr>
            <w:rFonts w:ascii="Times New Roman" w:eastAsiaTheme="minorEastAsia" w:hAnsi="Times New Roman" w:cs="Times New Roman"/>
          </w:rPr>
          <w:t xml:space="preserve"> values of -1.95, far from our empirical </w:t>
        </w:r>
      </w:ins>
      <w:ins w:id="46" w:author="Wesner, Jeff S" w:date="2023-06-20T15:42:00Z">
        <w:r w:rsidR="00AA5242">
          <w:rPr>
            <w:rFonts w:ascii="Times New Roman" w:eastAsiaTheme="minorEastAsia" w:hAnsi="Times New Roman" w:cs="Times New Roman"/>
          </w:rPr>
          <w:t>estimates of -1.2.</w:t>
        </w:r>
      </w:ins>
      <w:ins w:id="47" w:author="Wesner, Jeff S" w:date="2023-06-20T17:09:00Z">
        <w:r w:rsidR="00187A0A">
          <w:rPr>
            <w:rFonts w:ascii="Times New Roman" w:eastAsiaTheme="minorEastAsia" w:hAnsi="Times New Roman" w:cs="Times New Roman"/>
          </w:rPr>
          <w:t xml:space="preserve"> </w:t>
        </w:r>
      </w:ins>
      <w:ins w:id="48" w:author="Wesner, Jeff S" w:date="2023-06-20T17:13:00Z">
        <w:r w:rsidR="00187A0A">
          <w:rPr>
            <w:rFonts w:ascii="Times New Roman" w:eastAsiaTheme="minorEastAsia" w:hAnsi="Times New Roman" w:cs="Times New Roman"/>
          </w:rPr>
          <w:t>In fact,</w:t>
        </w:r>
        <m:oMath>
          <m:r>
            <w:rPr>
              <w:rFonts w:ascii="Cambria Math" w:hAnsi="Cambria Math" w:cs="Times New Roman"/>
            </w:rPr>
            <m:t xml:space="preserve"> </m:t>
          </m:r>
          <m:r>
            <w:rPr>
              <w:rFonts w:ascii="Cambria Math" w:hAnsi="Cambria Math" w:cs="Times New Roman"/>
              <w:i/>
            </w:rPr>
            <w:sym w:font="Symbol" w:char="F06C"/>
          </m:r>
        </m:oMath>
        <w:r w:rsidR="00187A0A">
          <w:rPr>
            <w:rFonts w:ascii="Times New Roman" w:eastAsiaTheme="minorEastAsia" w:hAnsi="Times New Roman" w:cs="Times New Roman"/>
          </w:rPr>
          <w:t xml:space="preserve">’s of -1.2 can only be achieved from </w:t>
        </w:r>
      </w:ins>
      <w:ins w:id="49" w:author="Wesner, Jeff S" w:date="2023-06-20T17:25:00Z">
        <w:r w:rsidR="006B6FB5">
          <w:rPr>
            <w:rFonts w:ascii="Times New Roman" w:eastAsiaTheme="minorEastAsia" w:hAnsi="Times New Roman" w:cs="Times New Roman"/>
          </w:rPr>
          <w:t>Eq. 1</w:t>
        </w:r>
      </w:ins>
      <w:ins w:id="50" w:author="Wesner, Jeff S" w:date="2023-06-20T17:13:00Z">
        <w:r w:rsidR="00187A0A">
          <w:rPr>
            <w:rFonts w:ascii="Times New Roman" w:eastAsiaTheme="minorEastAsia" w:hAnsi="Times New Roman" w:cs="Times New Roman"/>
          </w:rPr>
          <w:t xml:space="preserve"> </w:t>
        </w:r>
      </w:ins>
      <w:ins w:id="51" w:author="Wesner, Jeff S" w:date="2023-06-20T17:15:00Z">
        <w:r w:rsidR="00187A0A">
          <w:rPr>
            <w:rFonts w:ascii="Times New Roman" w:eastAsiaTheme="minorEastAsia" w:hAnsi="Times New Roman" w:cs="Times New Roman"/>
          </w:rPr>
          <w:t>by assuming either inverted PPMR’s</w:t>
        </w:r>
      </w:ins>
      <w:ins w:id="52" w:author="Wesner, Jeff S" w:date="2023-06-20T17:17:00Z">
        <w:r w:rsidR="00187A0A">
          <w:rPr>
            <w:rFonts w:ascii="Times New Roman" w:eastAsiaTheme="minorEastAsia" w:hAnsi="Times New Roman" w:cs="Times New Roman"/>
          </w:rPr>
          <w:t xml:space="preserve"> (i.e., </w:t>
        </w:r>
        <w:r w:rsidR="00187A0A">
          <w:rPr>
            <w:rFonts w:ascii="Times New Roman" w:hAnsi="Times New Roman" w:cs="Times New Roman"/>
          </w:rPr>
          <w:t>β ~ 10</w:t>
        </w:r>
        <w:r w:rsidR="00187A0A">
          <w:rPr>
            <w:rFonts w:ascii="Times New Roman" w:hAnsi="Times New Roman" w:cs="Times New Roman"/>
            <w:vertAlign w:val="superscript"/>
          </w:rPr>
          <w:t>-2</w:t>
        </w:r>
        <w:r w:rsidR="00187A0A">
          <w:rPr>
            <w:rFonts w:ascii="Times New Roman" w:hAnsi="Times New Roman" w:cs="Times New Roman"/>
          </w:rPr>
          <w:t xml:space="preserve">), impossible </w:t>
        </w:r>
      </w:ins>
      <w:ins w:id="53" w:author="Wesner, Jeff S" w:date="2023-06-20T17:18:00Z">
        <w:r w:rsidR="00187A0A">
          <w:rPr>
            <w:rFonts w:ascii="Times New Roman" w:hAnsi="Times New Roman" w:cs="Times New Roman"/>
          </w:rPr>
          <w:t>trophic transfer efficiencies (i.e., α &gt; 1),</w:t>
        </w:r>
      </w:ins>
      <w:ins w:id="54" w:author="Wesner, Jeff S" w:date="2023-06-27T21:16:00Z">
        <w:r w:rsidR="00DB0711">
          <w:rPr>
            <w:rFonts w:ascii="Times New Roman" w:hAnsi="Times New Roman" w:cs="Times New Roman"/>
          </w:rPr>
          <w:t xml:space="preserve"> or </w:t>
        </w:r>
      </w:ins>
      <w:ins w:id="55" w:author="Wesner, Jeff S" w:date="2023-06-20T17:26:00Z">
        <w:r w:rsidR="006B6FB5">
          <w:rPr>
            <w:rFonts w:ascii="Times New Roman" w:hAnsi="Times New Roman" w:cs="Times New Roman"/>
          </w:rPr>
          <w:t xml:space="preserve">by </w:t>
        </w:r>
      </w:ins>
      <w:ins w:id="56" w:author="Wesner, Jeff S" w:date="2023-06-20T17:18:00Z">
        <w:r w:rsidR="00187A0A">
          <w:rPr>
            <w:rFonts w:ascii="Times New Roman" w:hAnsi="Times New Roman" w:cs="Times New Roman"/>
          </w:rPr>
          <w:t>relaxing the assumption of ¾ power scaling</w:t>
        </w:r>
      </w:ins>
      <w:ins w:id="57" w:author="Wesner, Jeff S" w:date="2023-06-20T17:19:00Z">
        <w:r w:rsidR="00055987">
          <w:rPr>
            <w:rFonts w:ascii="Times New Roman" w:hAnsi="Times New Roman" w:cs="Times New Roman"/>
          </w:rPr>
          <w:t>, or by adding an additional term such as ecological subsidies (</w:t>
        </w:r>
        <w:proofErr w:type="spellStart"/>
        <w:r w:rsidR="00055987">
          <w:rPr>
            <w:rFonts w:ascii="Times New Roman" w:hAnsi="Times New Roman" w:cs="Times New Roman"/>
          </w:rPr>
          <w:t>Trebilco</w:t>
        </w:r>
        <w:proofErr w:type="spellEnd"/>
        <w:r w:rsidR="00055987">
          <w:rPr>
            <w:rFonts w:ascii="Times New Roman" w:hAnsi="Times New Roman" w:cs="Times New Roman"/>
          </w:rPr>
          <w:t xml:space="preserve"> et al. 2013, </w:t>
        </w:r>
      </w:ins>
      <w:ins w:id="58" w:author="Wesner, Jeff S" w:date="2023-06-20T17:20:00Z">
        <w:r w:rsidR="00055987">
          <w:rPr>
            <w:rFonts w:ascii="Times New Roman" w:hAnsi="Times New Roman" w:cs="Times New Roman"/>
          </w:rPr>
          <w:t>Perkins et al. 2018)</w:t>
        </w:r>
      </w:ins>
      <w:ins w:id="59" w:author="Wesner, Jeff S" w:date="2023-06-20T17:18:00Z">
        <w:r w:rsidR="00187A0A">
          <w:rPr>
            <w:rFonts w:ascii="Times New Roman" w:hAnsi="Times New Roman" w:cs="Times New Roman"/>
          </w:rPr>
          <w:t>.</w:t>
        </w:r>
      </w:ins>
      <w:ins w:id="60" w:author="Wesner, Jeff S" w:date="2023-06-20T17:20:00Z">
        <w:r w:rsidR="00055987">
          <w:rPr>
            <w:rFonts w:ascii="Times New Roman" w:hAnsi="Times New Roman" w:cs="Times New Roman"/>
          </w:rPr>
          <w:t xml:space="preserve"> The latter two options seem most likely for freshwater streams. For example, using a mesocosm study of stream macroinv</w:t>
        </w:r>
      </w:ins>
      <w:ins w:id="61" w:author="Wesner, Jeff S" w:date="2023-06-20T17:21:00Z">
        <w:r w:rsidR="00055987">
          <w:rPr>
            <w:rFonts w:ascii="Times New Roman" w:hAnsi="Times New Roman" w:cs="Times New Roman"/>
          </w:rPr>
          <w:t xml:space="preserve">ertebrates, we find that </w:t>
        </w:r>
      </w:ins>
      <m:oMath>
        <m:r>
          <w:ins w:id="62" w:author="Wesner, Jeff S" w:date="2023-06-27T21:22:00Z">
            <m:rPr>
              <m:sty m:val="p"/>
            </m:rPr>
            <w:rPr>
              <w:rFonts w:ascii="Cambria Math" w:hAnsi="Cambria Math" w:cs="Times New Roman"/>
            </w:rPr>
            <m:t>ε</m:t>
          </w:ins>
        </m:r>
      </m:oMath>
      <w:ins w:id="63" w:author="Wesner, Jeff S" w:date="2023-06-27T21:22:00Z">
        <w:r w:rsidR="00A33CEE">
          <w:rPr>
            <w:rFonts w:ascii="Times New Roman" w:hAnsi="Times New Roman" w:cs="Times New Roman"/>
          </w:rPr>
          <w:t xml:space="preserve"> is </w:t>
        </w:r>
      </w:ins>
      <w:ins w:id="64" w:author="Wesner, Jeff S" w:date="2023-06-27T21:17:00Z">
        <w:r w:rsidR="00DB0711">
          <w:rPr>
            <w:rFonts w:ascii="Times New Roman" w:hAnsi="Times New Roman" w:cs="Times New Roman"/>
          </w:rPr>
          <w:t>~0.4</w:t>
        </w:r>
      </w:ins>
      <w:ins w:id="65" w:author="Wesner, Jeff S" w:date="2023-06-20T17:21:00Z">
        <w:r w:rsidR="00055987">
          <w:rPr>
            <w:rFonts w:ascii="Times New Roman" w:hAnsi="Times New Roman" w:cs="Times New Roman"/>
          </w:rPr>
          <w:t>, not</w:t>
        </w:r>
      </w:ins>
      <w:ins w:id="66" w:author="Wesner, Jeff S" w:date="2023-06-27T21:17:00Z">
        <w:r w:rsidR="00DB0711">
          <w:rPr>
            <w:rFonts w:ascii="Times New Roman" w:hAnsi="Times New Roman" w:cs="Times New Roman"/>
          </w:rPr>
          <w:t xml:space="preserve"> 0.75</w:t>
        </w:r>
        <w:r w:rsidR="0090077E">
          <w:rPr>
            <w:rFonts w:ascii="Times New Roman" w:hAnsi="Times New Roman" w:cs="Times New Roman"/>
          </w:rPr>
          <w:t xml:space="preserve"> (Figure X)</w:t>
        </w:r>
      </w:ins>
      <w:ins w:id="67" w:author="Wesner, Jeff S" w:date="2023-06-20T17:21:00Z">
        <w:r w:rsidR="00055987">
          <w:rPr>
            <w:rFonts w:ascii="Times New Roman" w:hAnsi="Times New Roman" w:cs="Times New Roman"/>
          </w:rPr>
          <w:t>. In addition,</w:t>
        </w:r>
      </w:ins>
      <w:ins w:id="68" w:author="Wesner, Jeff S" w:date="2023-06-27T21:19:00Z">
        <w:r w:rsidR="00C25FD1">
          <w:rPr>
            <w:rFonts w:ascii="Times New Roman" w:hAnsi="Times New Roman" w:cs="Times New Roman"/>
          </w:rPr>
          <w:t xml:space="preserve"> freshwater</w:t>
        </w:r>
      </w:ins>
      <w:ins w:id="69" w:author="Wesner, Jeff S" w:date="2023-06-20T17:21:00Z">
        <w:r w:rsidR="00055987">
          <w:rPr>
            <w:rFonts w:ascii="Times New Roman" w:hAnsi="Times New Roman" w:cs="Times New Roman"/>
          </w:rPr>
          <w:t xml:space="preserve"> streams are heavily subsidized by terrestrial input, particu</w:t>
        </w:r>
      </w:ins>
      <w:ins w:id="70" w:author="Wesner, Jeff S" w:date="2023-06-20T17:22:00Z">
        <w:r w:rsidR="00055987">
          <w:rPr>
            <w:rFonts w:ascii="Times New Roman" w:hAnsi="Times New Roman" w:cs="Times New Roman"/>
          </w:rPr>
          <w:t>larly to fishes</w:t>
        </w:r>
      </w:ins>
      <w:ins w:id="71" w:author="Wesner, Jeff S" w:date="2023-06-20T17:26:00Z">
        <w:r w:rsidR="006B6FB5">
          <w:rPr>
            <w:rFonts w:ascii="Times New Roman" w:hAnsi="Times New Roman" w:cs="Times New Roman"/>
          </w:rPr>
          <w:t xml:space="preserve"> (</w:t>
        </w:r>
        <w:r w:rsidR="00F41922">
          <w:rPr>
            <w:rFonts w:ascii="Times New Roman" w:hAnsi="Times New Roman" w:cs="Times New Roman"/>
          </w:rPr>
          <w:t>Baxter et al. 2005)</w:t>
        </w:r>
      </w:ins>
      <w:ins w:id="72" w:author="Wesner, Jeff S" w:date="2023-06-20T17:27:00Z">
        <w:r w:rsidR="00F41922">
          <w:rPr>
            <w:rFonts w:ascii="Times New Roman" w:hAnsi="Times New Roman" w:cs="Times New Roman"/>
          </w:rPr>
          <w:t xml:space="preserve"> </w:t>
        </w:r>
      </w:ins>
      <w:ins w:id="73" w:author="Wesner, Jeff S" w:date="2023-06-27T21:32:00Z">
        <w:r w:rsidR="00BB32AB">
          <w:rPr>
            <w:rFonts w:ascii="Times New Roman" w:hAnsi="Times New Roman" w:cs="Times New Roman"/>
          </w:rPr>
          <w:t>which</w:t>
        </w:r>
      </w:ins>
      <w:ins w:id="74" w:author="Wesner, Jeff S" w:date="2023-06-20T17:27:00Z">
        <w:r w:rsidR="00F41922">
          <w:rPr>
            <w:rFonts w:ascii="Times New Roman" w:hAnsi="Times New Roman" w:cs="Times New Roman"/>
          </w:rPr>
          <w:t xml:space="preserve"> can account </w:t>
        </w:r>
      </w:ins>
      <w:ins w:id="75" w:author="Wesner, Jeff S" w:date="2023-06-20T17:22:00Z">
        <w:r w:rsidR="00055987">
          <w:rPr>
            <w:rFonts w:ascii="Times New Roman" w:hAnsi="Times New Roman" w:cs="Times New Roman"/>
          </w:rPr>
          <w:t>for an increase of ~0.2</w:t>
        </w:r>
      </w:ins>
      <w:ins w:id="76" w:author="Wesner, Jeff S" w:date="2023-06-27T21:17:00Z">
        <w:r w:rsidR="0090077E">
          <w:rPr>
            <w:rFonts w:ascii="Times New Roman" w:hAnsi="Times New Roman" w:cs="Times New Roman"/>
          </w:rPr>
          <w:t xml:space="preserve"> to 0.5</w:t>
        </w:r>
      </w:ins>
      <w:ins w:id="77" w:author="Wesner, Jeff S" w:date="2023-06-20T17:22:00Z">
        <w:r w:rsidR="00055987">
          <w:rPr>
            <w:rFonts w:ascii="Times New Roman" w:hAnsi="Times New Roman" w:cs="Times New Roman"/>
          </w:rPr>
          <w:t xml:space="preserve"> units of </w:t>
        </w:r>
        <m:oMath>
          <m:r>
            <w:rPr>
              <w:rFonts w:ascii="Cambria Math" w:hAnsi="Cambria Math" w:cs="Times New Roman"/>
              <w:i/>
            </w:rPr>
            <w:sym w:font="Symbol" w:char="F06C"/>
          </m:r>
        </m:oMath>
      </w:ins>
      <w:ins w:id="78" w:author="Wesner, Jeff S" w:date="2023-06-20T17:27:00Z">
        <w:r w:rsidR="00F41922">
          <w:rPr>
            <w:rFonts w:ascii="Times New Roman" w:eastAsiaTheme="minorEastAsia" w:hAnsi="Times New Roman" w:cs="Times New Roman"/>
          </w:rPr>
          <w:t xml:space="preserve"> (</w:t>
        </w:r>
        <w:r w:rsidR="00F41922">
          <w:rPr>
            <w:rFonts w:ascii="Times New Roman" w:hAnsi="Times New Roman" w:cs="Times New Roman"/>
          </w:rPr>
          <w:t>Perkins et al. (2018)</w:t>
        </w:r>
      </w:ins>
      <w:ins w:id="79" w:author="Wesner, Jeff S" w:date="2023-06-20T17:22:00Z">
        <w:r w:rsidR="00055987">
          <w:rPr>
            <w:rFonts w:ascii="Times New Roman" w:eastAsiaTheme="minorEastAsia" w:hAnsi="Times New Roman" w:cs="Times New Roman"/>
          </w:rPr>
          <w:t>.</w:t>
        </w:r>
      </w:ins>
      <w:ins w:id="80" w:author="Wesner, Jeff S" w:date="2023-06-27T21:21:00Z">
        <w:r w:rsidR="00AB1EDC">
          <w:rPr>
            <w:rFonts w:ascii="Times New Roman" w:eastAsiaTheme="minorEastAsia" w:hAnsi="Times New Roman" w:cs="Times New Roman"/>
          </w:rPr>
          <w:t xml:space="preserve"> Using our </w:t>
        </w:r>
      </w:ins>
      <w:ins w:id="81" w:author="Wesner, Jeff S" w:date="2023-06-27T21:22:00Z">
        <w:r w:rsidR="00AB1EDC">
          <w:rPr>
            <w:rFonts w:ascii="Times New Roman" w:eastAsiaTheme="minorEastAsia" w:hAnsi="Times New Roman" w:cs="Times New Roman"/>
          </w:rPr>
          <w:t>experimentally derived values of</w:t>
        </w:r>
        <w:r w:rsidR="00A33CEE">
          <w:rPr>
            <w:rFonts w:ascii="Times New Roman" w:eastAsiaTheme="minorEastAsia" w:hAnsi="Times New Roman" w:cs="Times New Roman"/>
          </w:rPr>
          <w:t xml:space="preserve"> </w:t>
        </w:r>
        <m:oMath>
          <m:r>
            <m:rPr>
              <m:sty m:val="p"/>
            </m:rPr>
            <w:rPr>
              <w:rFonts w:ascii="Cambria Math" w:hAnsi="Cambria Math" w:cs="Times New Roman"/>
            </w:rPr>
            <m:t>ε</m:t>
          </m:r>
        </m:oMath>
        <w:r w:rsidR="00BB3D66">
          <w:rPr>
            <w:rFonts w:ascii="Times New Roman" w:eastAsiaTheme="minorEastAsia" w:hAnsi="Times New Roman" w:cs="Times New Roman"/>
          </w:rPr>
          <w:t xml:space="preserve"> and</w:t>
        </w:r>
        <w:r w:rsidR="00A33CEE">
          <w:rPr>
            <w:rFonts w:ascii="Times New Roman" w:eastAsiaTheme="minorEastAsia" w:hAnsi="Times New Roman" w:cs="Times New Roman"/>
          </w:rPr>
          <w:t xml:space="preserve"> PPMR</w:t>
        </w:r>
        <w:r w:rsidR="00BB3D66">
          <w:rPr>
            <w:rFonts w:ascii="Times New Roman" w:eastAsiaTheme="minorEastAsia" w:hAnsi="Times New Roman" w:cs="Times New Roman"/>
          </w:rPr>
          <w:t xml:space="preserve">, </w:t>
        </w:r>
      </w:ins>
      <w:ins w:id="82" w:author="Wesner, Jeff S" w:date="2023-06-27T21:23:00Z">
        <w:r w:rsidR="00BB3D66">
          <w:rPr>
            <w:rFonts w:ascii="Times New Roman" w:eastAsiaTheme="minorEastAsia" w:hAnsi="Times New Roman" w:cs="Times New Roman"/>
          </w:rPr>
          <w:t xml:space="preserve">along with literature estimates of </w:t>
        </w:r>
        <w:r w:rsidR="002A41A7">
          <w:rPr>
            <w:rFonts w:ascii="Times New Roman" w:hAnsi="Times New Roman" w:cs="Times New Roman"/>
          </w:rPr>
          <w:t>α</w:t>
        </w:r>
        <w:r w:rsidR="002A41A7">
          <w:rPr>
            <w:rFonts w:ascii="Times New Roman" w:hAnsi="Times New Roman" w:cs="Times New Roman"/>
          </w:rPr>
          <w:t xml:space="preserve">, </w:t>
        </w:r>
        <w:r w:rsidR="002A41A7">
          <w:rPr>
            <w:rFonts w:ascii="Times New Roman" w:hAnsi="Times New Roman" w:cs="Times New Roman"/>
          </w:rPr>
          <w:t>β</w:t>
        </w:r>
        <w:r w:rsidR="002A41A7">
          <w:rPr>
            <w:rFonts w:ascii="Times New Roman" w:hAnsi="Times New Roman" w:cs="Times New Roman"/>
          </w:rPr>
          <w:t>, and the effect of subsidies</w:t>
        </w:r>
      </w:ins>
      <w:ins w:id="83" w:author="Wesner, Jeff S" w:date="2023-06-27T21:24:00Z">
        <w:r w:rsidR="00B96D0F">
          <w:rPr>
            <w:rFonts w:ascii="Times New Roman" w:hAnsi="Times New Roman" w:cs="Times New Roman"/>
          </w:rPr>
          <w:t xml:space="preserve"> (</w:t>
        </w:r>
      </w:ins>
      <w:commentRangeStart w:id="84"/>
      <w:ins w:id="85" w:author="Wesner, Jeff S" w:date="2023-06-27T21:25:00Z">
        <w:r w:rsidR="00431D53">
          <w:rPr>
            <w:rFonts w:ascii="Times New Roman" w:hAnsi="Times New Roman" w:cs="Times New Roman"/>
          </w:rPr>
          <w:t>Hocking et al. 2013</w:t>
        </w:r>
      </w:ins>
      <w:commentRangeEnd w:id="84"/>
      <w:ins w:id="86" w:author="Wesner, Jeff S" w:date="2023-06-27T21:26:00Z">
        <w:r w:rsidR="00431D53">
          <w:rPr>
            <w:rStyle w:val="CommentReference"/>
          </w:rPr>
          <w:commentReference w:id="84"/>
        </w:r>
      </w:ins>
      <w:ins w:id="87" w:author="Wesner, Jeff S" w:date="2023-06-27T21:25:00Z">
        <w:r w:rsidR="00431D53">
          <w:rPr>
            <w:rFonts w:ascii="Times New Roman" w:hAnsi="Times New Roman" w:cs="Times New Roman"/>
          </w:rPr>
          <w:t>, Perkins et al. 2018)</w:t>
        </w:r>
      </w:ins>
      <w:ins w:id="88" w:author="Wesner, Jeff S" w:date="2023-06-27T21:26:00Z">
        <w:r w:rsidR="00D102F7">
          <w:rPr>
            <w:rFonts w:ascii="Times New Roman" w:hAnsi="Times New Roman" w:cs="Times New Roman"/>
          </w:rPr>
          <w:t>, we</w:t>
        </w:r>
      </w:ins>
      <w:ins w:id="89" w:author="Wesner, Jeff S" w:date="2023-06-27T21:28:00Z">
        <w:r w:rsidR="000232B5">
          <w:rPr>
            <w:rFonts w:ascii="Times New Roman" w:hAnsi="Times New Roman" w:cs="Times New Roman"/>
          </w:rPr>
          <w:t xml:space="preserve"> stochastically</w:t>
        </w:r>
      </w:ins>
      <w:ins w:id="90" w:author="Wesner, Jeff S" w:date="2023-06-27T21:26:00Z">
        <w:r w:rsidR="00D102F7">
          <w:rPr>
            <w:rFonts w:ascii="Times New Roman" w:hAnsi="Times New Roman" w:cs="Times New Roman"/>
          </w:rPr>
          <w:t xml:space="preserve"> </w:t>
        </w:r>
      </w:ins>
      <w:ins w:id="91" w:author="Wesner, Jeff S" w:date="2023-06-27T21:27:00Z">
        <w:r w:rsidR="00E72CFF">
          <w:rPr>
            <w:rFonts w:ascii="Times New Roman" w:hAnsi="Times New Roman" w:cs="Times New Roman"/>
          </w:rPr>
          <w:t xml:space="preserve">simulated possible values of </w:t>
        </w:r>
      </w:ins>
      <w:ins w:id="92" w:author="Wesner, Jeff S" w:date="2023-06-27T21:33:00Z">
        <w:r w:rsidR="00FD22B5">
          <w:rPr>
            <w:rFonts w:ascii="Times New Roman" w:hAnsi="Times New Roman" w:cs="Times New Roman"/>
          </w:rPr>
          <w:t>lambda. Only</w:t>
        </w:r>
      </w:ins>
      <w:ins w:id="93" w:author="Wesner, Jeff S" w:date="2023-06-27T21:34:00Z">
        <w:r w:rsidR="00FD22B5">
          <w:rPr>
            <w:rFonts w:ascii="Times New Roman" w:hAnsi="Times New Roman" w:cs="Times New Roman"/>
          </w:rPr>
          <w:t xml:space="preserve"> simulations with </w:t>
        </w:r>
        <w:r w:rsidR="00303A6D">
          <w:rPr>
            <w:rFonts w:ascii="Times New Roman" w:hAnsi="Times New Roman" w:cs="Times New Roman"/>
          </w:rPr>
          <w:t xml:space="preserve">shallow metabolic-size scaling and the </w:t>
        </w:r>
        <w:r w:rsidR="00303A6D">
          <w:rPr>
            <w:rFonts w:ascii="Times New Roman" w:hAnsi="Times New Roman" w:cs="Times New Roman"/>
          </w:rPr>
          <w:lastRenderedPageBreak/>
          <w:t>presence of subsidies matched the empirical</w:t>
        </w:r>
      </w:ins>
      <w:ins w:id="94" w:author="Wesner, Jeff S" w:date="2023-06-27T21:35:00Z">
        <w:r w:rsidR="00E740F7">
          <w:rPr>
            <w:rFonts w:ascii="Times New Roman" w:hAnsi="Times New Roman" w:cs="Times New Roman"/>
          </w:rPr>
          <w:t>ly derived lambdas (Figure X</w:t>
        </w:r>
        <w:r w:rsidR="00AB4A6C">
          <w:rPr>
            <w:rFonts w:ascii="Times New Roman" w:hAnsi="Times New Roman" w:cs="Times New Roman"/>
          </w:rPr>
          <w:t>)</w:t>
        </w:r>
      </w:ins>
      <w:ins w:id="95" w:author="Wesner, Jeff S" w:date="2023-06-27T21:37:00Z">
        <w:r w:rsidR="00973292">
          <w:rPr>
            <w:rFonts w:ascii="Times New Roman" w:hAnsi="Times New Roman" w:cs="Times New Roman"/>
          </w:rPr>
          <w:t xml:space="preserve">. In other words, subsidies alone are unlikely to account for the </w:t>
        </w:r>
      </w:ins>
      <w:ins w:id="96" w:author="Wesner, Jeff S" w:date="2023-06-27T21:38:00Z">
        <w:r w:rsidR="006B1F6A">
          <w:rPr>
            <w:rFonts w:ascii="Times New Roman" w:hAnsi="Times New Roman" w:cs="Times New Roman"/>
          </w:rPr>
          <w:t>shallow ISD’s in stream food web</w:t>
        </w:r>
        <w:r w:rsidR="00AD16D6">
          <w:rPr>
            <w:rFonts w:ascii="Times New Roman" w:hAnsi="Times New Roman" w:cs="Times New Roman"/>
          </w:rPr>
          <w:t>s, suggesting that metabolic should be further explored in freshwater stre</w:t>
        </w:r>
      </w:ins>
      <w:ins w:id="97" w:author="Wesner, Jeff S" w:date="2023-06-27T21:39:00Z">
        <w:r w:rsidR="00AD16D6">
          <w:rPr>
            <w:rFonts w:ascii="Times New Roman" w:hAnsi="Times New Roman" w:cs="Times New Roman"/>
          </w:rPr>
          <w:t>am organisms</w:t>
        </w:r>
        <w:proofErr w:type="gramStart"/>
        <w:r w:rsidR="00AD16D6">
          <w:rPr>
            <w:rFonts w:ascii="Times New Roman" w:hAnsi="Times New Roman" w:cs="Times New Roman"/>
          </w:rPr>
          <w:t xml:space="preserve">. </w:t>
        </w:r>
        <w:proofErr w:type="gramEnd"/>
        <w:r w:rsidR="00C97378">
          <w:rPr>
            <w:rFonts w:ascii="Times New Roman" w:hAnsi="Times New Roman" w:cs="Times New Roman"/>
          </w:rPr>
          <w:t>We are unaware of any studies except ours that measure metabolic scaling in freshwater larval insects, a surprising result gi</w:t>
        </w:r>
      </w:ins>
      <w:ins w:id="98" w:author="Wesner, Jeff S" w:date="2023-06-27T21:40:00Z">
        <w:r w:rsidR="00C97378">
          <w:rPr>
            <w:rFonts w:ascii="Times New Roman" w:hAnsi="Times New Roman" w:cs="Times New Roman"/>
          </w:rPr>
          <w:t>ven their importance in nearly every freshwater food web on earth</w:t>
        </w:r>
      </w:ins>
      <w:ins w:id="99" w:author="Wesner, Jeff S" w:date="2023-06-27T21:32:00Z">
        <w:r w:rsidR="007275CC">
          <w:rPr>
            <w:rFonts w:ascii="Times New Roman" w:hAnsi="Times New Roman" w:cs="Times New Roman"/>
          </w:rPr>
          <w:t xml:space="preserve">. </w:t>
        </w:r>
      </w:ins>
    </w:p>
    <w:p w14:paraId="2A8D2438" w14:textId="77777777" w:rsidR="00DE3768" w:rsidRDefault="00DE3768" w:rsidP="00763F3F">
      <w:pPr>
        <w:autoSpaceDE w:val="0"/>
        <w:autoSpaceDN w:val="0"/>
        <w:adjustRightInd w:val="0"/>
        <w:spacing w:line="276" w:lineRule="auto"/>
        <w:ind w:firstLine="708"/>
        <w:rPr>
          <w:ins w:id="100" w:author="Wesner, Jeff S" w:date="2023-06-20T15:31:00Z"/>
          <w:rFonts w:ascii="Times New Roman" w:hAnsi="Times New Roman" w:cs="Times New Roman"/>
        </w:rPr>
        <w:pPrChange w:id="101" w:author="Wesner, Jeff S" w:date="2023-06-27T21:33:00Z">
          <w:pPr>
            <w:autoSpaceDE w:val="0"/>
            <w:autoSpaceDN w:val="0"/>
            <w:adjustRightInd w:val="0"/>
            <w:spacing w:line="276" w:lineRule="auto"/>
            <w:ind w:firstLine="708"/>
          </w:pPr>
        </w:pPrChange>
      </w:pPr>
    </w:p>
    <w:p w14:paraId="0ED5443C" w14:textId="77777777" w:rsidR="00DE3768" w:rsidRDefault="00DE3768" w:rsidP="001A519E">
      <w:pPr>
        <w:autoSpaceDE w:val="0"/>
        <w:autoSpaceDN w:val="0"/>
        <w:adjustRightInd w:val="0"/>
        <w:spacing w:line="276" w:lineRule="auto"/>
        <w:ind w:firstLine="708"/>
        <w:rPr>
          <w:ins w:id="102" w:author="Wesner, Jeff S" w:date="2023-06-20T15:31:00Z"/>
          <w:rFonts w:ascii="Times New Roman" w:hAnsi="Times New Roman" w:cs="Times New Roman"/>
        </w:rPr>
      </w:pPr>
    </w:p>
    <w:p w14:paraId="4ADC4FEA" w14:textId="77C3904C" w:rsidR="001A519E" w:rsidRDefault="001A519E" w:rsidP="001A519E">
      <w:pPr>
        <w:autoSpaceDE w:val="0"/>
        <w:autoSpaceDN w:val="0"/>
        <w:adjustRightInd w:val="0"/>
        <w:spacing w:line="276" w:lineRule="auto"/>
        <w:ind w:firstLine="708"/>
        <w:rPr>
          <w:ins w:id="103" w:author="Wesner, Jeff S" w:date="2023-06-27T21:11:00Z"/>
          <w:rFonts w:ascii="Times New Roman" w:hAnsi="Times New Roman" w:cs="Times New Roman"/>
        </w:rPr>
      </w:pPr>
      <w:r w:rsidRPr="001A519E">
        <w:rPr>
          <w:rFonts w:ascii="Times New Roman" w:hAnsi="Times New Roman" w:cs="Times New Roman"/>
        </w:rPr>
        <w:t xml:space="preserve">Our finding that the ISD is invariant across a large temperature and resource gradient contradicts previous empirical findings </w:t>
      </w:r>
      <w:del w:id="104" w:author="Wesner, Jeff S" w:date="2023-06-23T22:01:00Z">
        <w:r w:rsidRPr="001A519E" w:rsidDel="006F17F1">
          <w:rPr>
            <w:rFonts w:ascii="Times New Roman" w:hAnsi="Times New Roman" w:cs="Times New Roman"/>
          </w:rPr>
          <w:delText xml:space="preserve">that demonstrated </w:delText>
        </w:r>
      </w:del>
      <w:r w:rsidRPr="001A519E">
        <w:rPr>
          <w:rFonts w:ascii="Times New Roman" w:hAnsi="Times New Roman" w:cs="Times New Roman"/>
        </w:rPr>
        <w:t xml:space="preserve">a positive or negative change in ISD’s across temperature (Yvon-Durocher et al. 2011; </w:t>
      </w:r>
      <w:proofErr w:type="spellStart"/>
      <w:r w:rsidRPr="001A519E">
        <w:rPr>
          <w:rFonts w:ascii="Times New Roman" w:hAnsi="Times New Roman" w:cs="Times New Roman"/>
        </w:rPr>
        <w:t>Dossena</w:t>
      </w:r>
      <w:proofErr w:type="spellEnd"/>
      <w:r w:rsidRPr="001A519E">
        <w:rPr>
          <w:rFonts w:ascii="Times New Roman" w:hAnsi="Times New Roman" w:cs="Times New Roman"/>
        </w:rPr>
        <w:t xml:space="preserve"> et al. 2012; O’Gorman et al. 2017; Pomeranz et al. 2022). Several explanations for this contradiction exist. For example, previous studies of the ISD changing across temperature have measured single taxonomic groups (phytoplankton: Yvon-Durocher et la. 2011, macroinvertebrates: Pomeranz et al. 2022</w:t>
      </w:r>
      <w:ins w:id="105" w:author="Wesner, Jeff S" w:date="2023-06-23T22:02:00Z">
        <w:r w:rsidR="00C97CC8">
          <w:rPr>
            <w:rFonts w:ascii="Times New Roman" w:hAnsi="Times New Roman" w:cs="Times New Roman"/>
          </w:rPr>
          <w:t xml:space="preserve">; fish: </w:t>
        </w:r>
        <w:proofErr w:type="spellStart"/>
        <w:r w:rsidR="00C97CC8">
          <w:rPr>
            <w:rFonts w:ascii="Times New Roman" w:hAnsi="Times New Roman" w:cs="Times New Roman"/>
          </w:rPr>
          <w:t>Arranz</w:t>
        </w:r>
        <w:proofErr w:type="spellEnd"/>
        <w:r w:rsidR="00C97CC8">
          <w:rPr>
            <w:rFonts w:ascii="Times New Roman" w:hAnsi="Times New Roman" w:cs="Times New Roman"/>
          </w:rPr>
          <w:t xml:space="preserve"> et al. 2023</w:t>
        </w:r>
      </w:ins>
      <w:r w:rsidRPr="001A519E">
        <w:rPr>
          <w:rFonts w:ascii="Times New Roman" w:hAnsi="Times New Roman" w:cs="Times New Roman"/>
        </w:rPr>
        <w:t>), had smaller temperature ranges (</w:t>
      </w:r>
      <w:ins w:id="106" w:author="Wesner, Jeff S" w:date="2023-06-23T22:01:00Z">
        <w:r w:rsidR="00765278" w:rsidRPr="001A519E">
          <w:rPr>
            <w:rFonts w:ascii="Times New Roman" w:hAnsi="Times New Roman" w:cs="Times New Roman"/>
          </w:rPr>
          <w:t xml:space="preserve">Yvon-Durocher et al. 2011; </w:t>
        </w:r>
        <w:proofErr w:type="spellStart"/>
        <w:r w:rsidR="00765278" w:rsidRPr="001A519E">
          <w:rPr>
            <w:rFonts w:ascii="Times New Roman" w:hAnsi="Times New Roman" w:cs="Times New Roman"/>
          </w:rPr>
          <w:t>Dossena</w:t>
        </w:r>
        <w:proofErr w:type="spellEnd"/>
        <w:r w:rsidR="00765278" w:rsidRPr="001A519E">
          <w:rPr>
            <w:rFonts w:ascii="Times New Roman" w:hAnsi="Times New Roman" w:cs="Times New Roman"/>
          </w:rPr>
          <w:t xml:space="preserve"> et al. 2012; O’Gorman et al. 2017</w:t>
        </w:r>
        <w:r w:rsidR="00765278">
          <w:rPr>
            <w:rFonts w:ascii="Times New Roman" w:hAnsi="Times New Roman" w:cs="Times New Roman"/>
          </w:rPr>
          <w:t xml:space="preserve">; </w:t>
        </w:r>
      </w:ins>
      <w:proofErr w:type="spellStart"/>
      <w:r w:rsidRPr="001A519E">
        <w:rPr>
          <w:rFonts w:ascii="Times New Roman" w:hAnsi="Times New Roman" w:cs="Times New Roman"/>
        </w:rPr>
        <w:t>Dossen</w:t>
      </w:r>
      <w:del w:id="107" w:author="Wesner, Jeff S" w:date="2023-06-23T22:01:00Z">
        <w:r w:rsidRPr="001A519E" w:rsidDel="00765278">
          <w:rPr>
            <w:rFonts w:ascii="Times New Roman" w:hAnsi="Times New Roman" w:cs="Times New Roman"/>
          </w:rPr>
          <w:delText>t</w:delText>
        </w:r>
      </w:del>
      <w:r w:rsidRPr="001A519E">
        <w:rPr>
          <w:rFonts w:ascii="Times New Roman" w:hAnsi="Times New Roman" w:cs="Times New Roman"/>
        </w:rPr>
        <w:t>a</w:t>
      </w:r>
      <w:proofErr w:type="spellEnd"/>
      <w:r w:rsidRPr="001A519E">
        <w:rPr>
          <w:rFonts w:ascii="Times New Roman" w:hAnsi="Times New Roman" w:cs="Times New Roman"/>
        </w:rPr>
        <w:t xml:space="preserve"> et al. 2012, Yvon-Durocher et al. 2011), </w:t>
      </w:r>
      <w:ins w:id="108" w:author="Wesner, Jeff S" w:date="2023-06-23T22:01:00Z">
        <w:r w:rsidR="00765278">
          <w:rPr>
            <w:rFonts w:ascii="Times New Roman" w:hAnsi="Times New Roman" w:cs="Times New Roman"/>
          </w:rPr>
          <w:t>and</w:t>
        </w:r>
      </w:ins>
      <w:del w:id="109" w:author="Wesner, Jeff S" w:date="2023-06-23T22:01:00Z">
        <w:r w:rsidRPr="001A519E" w:rsidDel="00765278">
          <w:rPr>
            <w:rFonts w:ascii="Times New Roman" w:hAnsi="Times New Roman" w:cs="Times New Roman"/>
          </w:rPr>
          <w:delText>and</w:delText>
        </w:r>
      </w:del>
      <w:r w:rsidRPr="001A519E">
        <w:rPr>
          <w:rFonts w:ascii="Times New Roman" w:hAnsi="Times New Roman" w:cs="Times New Roman"/>
        </w:rPr>
        <w:t xml:space="preserve"> limited </w:t>
      </w:r>
      <w:commentRangeStart w:id="110"/>
      <w:r w:rsidRPr="001A519E">
        <w:rPr>
          <w:rFonts w:ascii="Times New Roman" w:hAnsi="Times New Roman" w:cs="Times New Roman"/>
        </w:rPr>
        <w:t xml:space="preserve">spatial and temporal </w:t>
      </w:r>
      <w:commentRangeEnd w:id="110"/>
      <w:r w:rsidR="006F3C05">
        <w:rPr>
          <w:rStyle w:val="CommentReference"/>
        </w:rPr>
        <w:commentReference w:id="110"/>
      </w:r>
      <w:r w:rsidRPr="001A519E">
        <w:rPr>
          <w:rFonts w:ascii="Times New Roman" w:hAnsi="Times New Roman" w:cs="Times New Roman"/>
        </w:rPr>
        <w:t xml:space="preserve">scales (O’Gorman et al. 2017). Those are not weaknesses of the </w:t>
      </w:r>
      <w:proofErr w:type="gramStart"/>
      <w:r w:rsidRPr="001A519E">
        <w:rPr>
          <w:rFonts w:ascii="Times New Roman" w:hAnsi="Times New Roman" w:cs="Times New Roman"/>
        </w:rPr>
        <w:t>particular studies</w:t>
      </w:r>
      <w:proofErr w:type="gramEnd"/>
      <w:r w:rsidRPr="001A519E">
        <w:rPr>
          <w:rFonts w:ascii="Times New Roman" w:hAnsi="Times New Roman" w:cs="Times New Roman"/>
        </w:rPr>
        <w:t xml:space="preserve">, but simply present challenges in scaling </w:t>
      </w:r>
      <w:del w:id="111" w:author="Wesner, Jeff S" w:date="2023-06-23T22:02:00Z">
        <w:r w:rsidRPr="001A519E" w:rsidDel="0017673B">
          <w:rPr>
            <w:rFonts w:ascii="Times New Roman" w:hAnsi="Times New Roman" w:cs="Times New Roman"/>
          </w:rPr>
          <w:delText xml:space="preserve">up to understand how the ISD changes at </w:delText>
        </w:r>
      </w:del>
      <w:ins w:id="112" w:author="Wesner, Jeff S" w:date="2023-06-23T22:02:00Z">
        <w:r w:rsidR="0017673B">
          <w:rPr>
            <w:rFonts w:ascii="Times New Roman" w:hAnsi="Times New Roman" w:cs="Times New Roman"/>
          </w:rPr>
          <w:t xml:space="preserve">to </w:t>
        </w:r>
      </w:ins>
      <w:r w:rsidRPr="001A519E">
        <w:rPr>
          <w:rFonts w:ascii="Times New Roman" w:hAnsi="Times New Roman" w:cs="Times New Roman"/>
        </w:rPr>
        <w:t xml:space="preserve">broader spatial, taxonomic, and temporal scales. Indeed, when we re-ran our analyses on </w:t>
      </w:r>
      <w:commentRangeStart w:id="113"/>
      <w:r w:rsidRPr="001A519E">
        <w:rPr>
          <w:rFonts w:ascii="Times New Roman" w:hAnsi="Times New Roman" w:cs="Times New Roman"/>
        </w:rPr>
        <w:t>only macroinvertebrates, we found that the ISD became steeper at high</w:t>
      </w:r>
      <w:commentRangeEnd w:id="113"/>
      <w:r w:rsidR="002E2551">
        <w:rPr>
          <w:rStyle w:val="CommentReference"/>
        </w:rPr>
        <w:commentReference w:id="113"/>
      </w:r>
      <w:r w:rsidRPr="001A519E">
        <w:rPr>
          <w:rFonts w:ascii="Times New Roman" w:hAnsi="Times New Roman" w:cs="Times New Roman"/>
        </w:rPr>
        <w:t>er temperatures, reconfirming previous studies</w:t>
      </w:r>
      <w:ins w:id="114" w:author="Wesner, Jeff S" w:date="2023-06-23T22:05:00Z">
        <w:r w:rsidR="00BB68E4">
          <w:rPr>
            <w:rFonts w:ascii="Times New Roman" w:hAnsi="Times New Roman" w:cs="Times New Roman"/>
          </w:rPr>
          <w:t xml:space="preserve"> (Pomeranz et al. 2022)</w:t>
        </w:r>
      </w:ins>
      <w:ins w:id="115" w:author="Wesner, Jeff S" w:date="2023-06-27T21:06:00Z">
        <w:r w:rsidR="00976E67">
          <w:rPr>
            <w:rFonts w:ascii="Times New Roman" w:hAnsi="Times New Roman" w:cs="Times New Roman"/>
          </w:rPr>
          <w:t>.</w:t>
        </w:r>
      </w:ins>
      <w:ins w:id="116" w:author="Wesner, Jeff S" w:date="2023-06-23T22:05:00Z">
        <w:r w:rsidR="00BB68E4">
          <w:rPr>
            <w:rFonts w:ascii="Times New Roman" w:hAnsi="Times New Roman" w:cs="Times New Roman"/>
          </w:rPr>
          <w:t xml:space="preserve"> </w:t>
        </w:r>
      </w:ins>
      <w:del w:id="117" w:author="Wesner, Jeff S" w:date="2023-06-23T22:05:00Z">
        <w:r w:rsidRPr="001A519E" w:rsidDel="00BB68E4">
          <w:rPr>
            <w:rFonts w:ascii="Times New Roman" w:hAnsi="Times New Roman" w:cs="Times New Roman"/>
          </w:rPr>
          <w:delText xml:space="preserve"> on individual taxonomic groups. </w:delText>
        </w:r>
      </w:del>
      <w:r w:rsidRPr="001A519E">
        <w:rPr>
          <w:rFonts w:ascii="Times New Roman" w:hAnsi="Times New Roman" w:cs="Times New Roman"/>
        </w:rPr>
        <w:t>This suggests that the more complete food web in our study, along with the broader range of taxonomic and environmental conditions yielded results that are an emergent property of the more limited previous studies.</w:t>
      </w:r>
    </w:p>
    <w:p w14:paraId="2483B3E3" w14:textId="6B85F81E" w:rsidR="00DC321B" w:rsidRDefault="00DC321B" w:rsidP="001A519E">
      <w:pPr>
        <w:autoSpaceDE w:val="0"/>
        <w:autoSpaceDN w:val="0"/>
        <w:adjustRightInd w:val="0"/>
        <w:spacing w:line="276" w:lineRule="auto"/>
        <w:ind w:firstLine="708"/>
        <w:rPr>
          <w:ins w:id="118" w:author="Wesner, Jeff S" w:date="2023-06-27T21:11:00Z"/>
          <w:rFonts w:ascii="Times New Roman" w:hAnsi="Times New Roman" w:cs="Times New Roman"/>
        </w:rPr>
      </w:pPr>
    </w:p>
    <w:p w14:paraId="0D8C7922" w14:textId="7C6F8943" w:rsidR="00DC321B" w:rsidRDefault="00AF7FE0" w:rsidP="001A519E">
      <w:pPr>
        <w:autoSpaceDE w:val="0"/>
        <w:autoSpaceDN w:val="0"/>
        <w:adjustRightInd w:val="0"/>
        <w:spacing w:line="276" w:lineRule="auto"/>
        <w:ind w:firstLine="708"/>
        <w:rPr>
          <w:ins w:id="119" w:author="Wesner, Jeff S" w:date="2023-06-27T21:11:00Z"/>
          <w:rFonts w:ascii="Times New Roman" w:hAnsi="Times New Roman" w:cs="Times New Roman"/>
        </w:rPr>
      </w:pPr>
      <w:ins w:id="120" w:author="Wesner, Jeff S" w:date="2023-06-27T21:14:00Z">
        <w:r>
          <w:rPr>
            <w:rFonts w:ascii="Times New Roman" w:hAnsi="Times New Roman" w:cs="Times New Roman"/>
          </w:rPr>
          <w:t>In a strictly size-based food web</w:t>
        </w:r>
        <w:r w:rsidR="00FB3A8D">
          <w:rPr>
            <w:rFonts w:ascii="Times New Roman" w:hAnsi="Times New Roman" w:cs="Times New Roman"/>
          </w:rPr>
          <w:t xml:space="preserve"> with no external subsidies, </w:t>
        </w:r>
      </w:ins>
      <w:ins w:id="121" w:author="Wesner, Jeff S" w:date="2023-06-27T21:15:00Z">
        <w:r w:rsidR="0054277F">
          <w:rPr>
            <w:rFonts w:ascii="Times New Roman" w:hAnsi="Times New Roman" w:cs="Times New Roman"/>
          </w:rPr>
          <w:t>metabolic scaling theory predicts that lambda should be -2 based on the scaling equations</w:t>
        </w:r>
      </w:ins>
    </w:p>
    <w:p w14:paraId="3528CDE5" w14:textId="77777777" w:rsidR="00DC321B" w:rsidRDefault="00DC321B" w:rsidP="001A519E">
      <w:pPr>
        <w:autoSpaceDE w:val="0"/>
        <w:autoSpaceDN w:val="0"/>
        <w:adjustRightInd w:val="0"/>
        <w:spacing w:line="276" w:lineRule="auto"/>
        <w:ind w:firstLine="708"/>
        <w:rPr>
          <w:ins w:id="122" w:author="Wesner, Jeff S" w:date="2023-06-23T22:06:00Z"/>
          <w:rFonts w:ascii="Times New Roman" w:hAnsi="Times New Roman" w:cs="Times New Roman"/>
        </w:rPr>
      </w:pPr>
    </w:p>
    <w:p w14:paraId="0F920E83" w14:textId="55D9629F" w:rsidR="004F7995" w:rsidRDefault="00144D95" w:rsidP="00052E69">
      <w:pPr>
        <w:autoSpaceDE w:val="0"/>
        <w:autoSpaceDN w:val="0"/>
        <w:adjustRightInd w:val="0"/>
        <w:spacing w:line="276" w:lineRule="auto"/>
        <w:rPr>
          <w:ins w:id="123" w:author="Wesner, Jeff S" w:date="2023-06-27T21:11:00Z"/>
          <w:rFonts w:ascii="Times New Roman" w:hAnsi="Times New Roman" w:cs="Times New Roman"/>
        </w:rPr>
      </w:pPr>
      <w:ins w:id="124" w:author="Wesner, Jeff S" w:date="2023-06-23T22:08:00Z">
        <w:r>
          <w:rPr>
            <w:rFonts w:ascii="Times New Roman" w:hAnsi="Times New Roman" w:cs="Times New Roman"/>
          </w:rPr>
          <w:tab/>
        </w:r>
      </w:ins>
      <w:commentRangeStart w:id="125"/>
      <w:ins w:id="126" w:author="Wesner, Jeff S" w:date="2023-06-23T22:09:00Z">
        <w:r w:rsidR="00E3427D">
          <w:rPr>
            <w:rFonts w:ascii="Times New Roman" w:hAnsi="Times New Roman" w:cs="Times New Roman"/>
          </w:rPr>
          <w:t xml:space="preserve">Our work also </w:t>
        </w:r>
        <w:r w:rsidR="00C35657">
          <w:rPr>
            <w:rFonts w:ascii="Times New Roman" w:hAnsi="Times New Roman" w:cs="Times New Roman"/>
          </w:rPr>
          <w:t>challenges predictions from metabolic theory, which predict that size spectra slopes should bec</w:t>
        </w:r>
      </w:ins>
      <w:ins w:id="127" w:author="Wesner, Jeff S" w:date="2023-06-23T22:10:00Z">
        <w:r w:rsidR="00C35657">
          <w:rPr>
            <w:rFonts w:ascii="Times New Roman" w:hAnsi="Times New Roman" w:cs="Times New Roman"/>
          </w:rPr>
          <w:t xml:space="preserve">ome steeper </w:t>
        </w:r>
        <w:r w:rsidR="006E18B2">
          <w:rPr>
            <w:rFonts w:ascii="Times New Roman" w:hAnsi="Times New Roman" w:cs="Times New Roman"/>
          </w:rPr>
          <w:t>(i.e., support relatively fewer large individuals) as a response to increased m</w:t>
        </w:r>
        <w:r w:rsidR="00C35657">
          <w:rPr>
            <w:rFonts w:ascii="Times New Roman" w:hAnsi="Times New Roman" w:cs="Times New Roman"/>
          </w:rPr>
          <w:t>etabolic demand</w:t>
        </w:r>
      </w:ins>
      <w:ins w:id="128" w:author="Wesner, Jeff S" w:date="2023-06-23T22:11:00Z">
        <w:r w:rsidR="004C787F">
          <w:rPr>
            <w:rFonts w:ascii="Times New Roman" w:hAnsi="Times New Roman" w:cs="Times New Roman"/>
          </w:rPr>
          <w:t xml:space="preserve"> at higher temperatures (Saito and Perkins 2021). </w:t>
        </w:r>
        <w:r w:rsidR="00BB3771">
          <w:rPr>
            <w:rFonts w:ascii="Times New Roman" w:hAnsi="Times New Roman" w:cs="Times New Roman"/>
          </w:rPr>
          <w:t xml:space="preserve">Central to this prediction is </w:t>
        </w:r>
      </w:ins>
      <w:ins w:id="129" w:author="Wesner, Jeff S" w:date="2023-06-23T22:12:00Z">
        <w:r w:rsidR="008F2A74">
          <w:rPr>
            <w:rFonts w:ascii="Times New Roman" w:hAnsi="Times New Roman" w:cs="Times New Roman"/>
          </w:rPr>
          <w:t xml:space="preserve">the presumed </w:t>
        </w:r>
      </w:ins>
      <w:ins w:id="130" w:author="Wesner, Jeff S" w:date="2023-06-24T09:20:00Z">
        <w:r w:rsidR="005545B1">
          <w:rPr>
            <w:rFonts w:ascii="Times New Roman" w:hAnsi="Times New Roman" w:cs="Times New Roman"/>
          </w:rPr>
          <w:t xml:space="preserve">constancy in </w:t>
        </w:r>
      </w:ins>
      <w:ins w:id="131" w:author="Wesner, Jeff S" w:date="2023-06-23T22:13:00Z">
        <w:r w:rsidR="0032502A">
          <w:rPr>
            <w:rFonts w:ascii="Times New Roman" w:hAnsi="Times New Roman" w:cs="Times New Roman"/>
          </w:rPr>
          <w:t xml:space="preserve">metabolic </w:t>
        </w:r>
      </w:ins>
      <w:ins w:id="132" w:author="Wesner, Jeff S" w:date="2023-06-24T09:20:00Z">
        <w:r w:rsidR="005545B1">
          <w:rPr>
            <w:rFonts w:ascii="Times New Roman" w:hAnsi="Times New Roman" w:cs="Times New Roman"/>
          </w:rPr>
          <w:t>scaling</w:t>
        </w:r>
        <w:r w:rsidR="002278DA">
          <w:rPr>
            <w:rFonts w:ascii="Times New Roman" w:hAnsi="Times New Roman" w:cs="Times New Roman"/>
          </w:rPr>
          <w:t xml:space="preserve"> with body size, such that overall community met</w:t>
        </w:r>
      </w:ins>
      <w:ins w:id="133" w:author="Wesner, Jeff S" w:date="2023-06-24T09:21:00Z">
        <w:r w:rsidR="002278DA">
          <w:rPr>
            <w:rFonts w:ascii="Times New Roman" w:hAnsi="Times New Roman" w:cs="Times New Roman"/>
          </w:rPr>
          <w:t xml:space="preserve">abolic demand can change, but the scaling of </w:t>
        </w:r>
        <w:r w:rsidR="00EC1AF1">
          <w:rPr>
            <w:rFonts w:ascii="Times New Roman" w:hAnsi="Times New Roman" w:cs="Times New Roman"/>
          </w:rPr>
          <w:t xml:space="preserve">metabolic rate with size remains constant, typically at ¾. </w:t>
        </w:r>
      </w:ins>
      <w:commentRangeEnd w:id="125"/>
      <w:ins w:id="134" w:author="Wesner, Jeff S" w:date="2023-06-23T22:35:00Z">
        <w:r w:rsidR="00AD71C0">
          <w:rPr>
            <w:rStyle w:val="CommentReference"/>
          </w:rPr>
          <w:commentReference w:id="125"/>
        </w:r>
      </w:ins>
      <w:ins w:id="135" w:author="Wesner, Jeff S" w:date="2023-06-23T22:12:00Z">
        <w:r w:rsidR="0032502A">
          <w:rPr>
            <w:rFonts w:ascii="Times New Roman" w:hAnsi="Times New Roman" w:cs="Times New Roman"/>
          </w:rPr>
          <w:t xml:space="preserve">We tested this hypothesis </w:t>
        </w:r>
      </w:ins>
      <w:ins w:id="136" w:author="Wesner, Jeff S" w:date="2023-06-23T22:15:00Z">
        <w:r w:rsidR="003A59BE">
          <w:rPr>
            <w:rFonts w:ascii="Times New Roman" w:hAnsi="Times New Roman" w:cs="Times New Roman"/>
          </w:rPr>
          <w:t xml:space="preserve">by measuring metabolic rates in 412 </w:t>
        </w:r>
      </w:ins>
      <w:ins w:id="137" w:author="Wesner, Jeff S" w:date="2023-06-23T22:16:00Z">
        <w:r w:rsidR="003A59BE">
          <w:rPr>
            <w:rFonts w:ascii="Times New Roman" w:hAnsi="Times New Roman" w:cs="Times New Roman"/>
          </w:rPr>
          <w:t>individual aquatic insects (Chironomidae, Ceratopogonidae, and Odonata) in</w:t>
        </w:r>
      </w:ins>
      <w:ins w:id="138" w:author="Wesner, Jeff S" w:date="2023-06-23T22:14:00Z">
        <w:r w:rsidR="0069794D">
          <w:rPr>
            <w:rFonts w:ascii="Times New Roman" w:hAnsi="Times New Roman" w:cs="Times New Roman"/>
          </w:rPr>
          <w:t xml:space="preserve"> a warming experiment </w:t>
        </w:r>
      </w:ins>
      <w:ins w:id="139" w:author="Wesner, Jeff S" w:date="2023-06-23T22:16:00Z">
        <w:r w:rsidR="006F3443">
          <w:rPr>
            <w:rFonts w:ascii="Times New Roman" w:hAnsi="Times New Roman" w:cs="Times New Roman"/>
          </w:rPr>
          <w:t>using</w:t>
        </w:r>
      </w:ins>
      <w:ins w:id="140" w:author="Wesner, Jeff S" w:date="2023-06-23T22:14:00Z">
        <w:r w:rsidR="0069794D">
          <w:rPr>
            <w:rFonts w:ascii="Times New Roman" w:hAnsi="Times New Roman" w:cs="Times New Roman"/>
          </w:rPr>
          <w:t xml:space="preserve"> outdoor stream mesocosms</w:t>
        </w:r>
      </w:ins>
      <w:ins w:id="141" w:author="Wesner, Jeff S" w:date="2023-06-23T22:16:00Z">
        <w:r w:rsidR="006F3443">
          <w:rPr>
            <w:rFonts w:ascii="Times New Roman" w:hAnsi="Times New Roman" w:cs="Times New Roman"/>
          </w:rPr>
          <w:t xml:space="preserve"> that </w:t>
        </w:r>
        <w:r w:rsidR="00DD6101">
          <w:rPr>
            <w:rFonts w:ascii="Times New Roman" w:hAnsi="Times New Roman" w:cs="Times New Roman"/>
          </w:rPr>
          <w:t>were either fi</w:t>
        </w:r>
      </w:ins>
      <w:ins w:id="142" w:author="Wesner, Jeff S" w:date="2023-06-23T22:17:00Z">
        <w:r w:rsidR="00DD6101">
          <w:rPr>
            <w:rFonts w:ascii="Times New Roman" w:hAnsi="Times New Roman" w:cs="Times New Roman"/>
          </w:rPr>
          <w:t>shless or contained a single fish (</w:t>
        </w:r>
        <w:r w:rsidR="00DD6101">
          <w:rPr>
            <w:rFonts w:ascii="Times New Roman" w:hAnsi="Times New Roman" w:cs="Times New Roman"/>
            <w:i/>
          </w:rPr>
          <w:t>Lepomis cyanellus</w:t>
        </w:r>
        <w:r w:rsidR="00DD6101">
          <w:rPr>
            <w:rFonts w:ascii="Times New Roman" w:hAnsi="Times New Roman" w:cs="Times New Roman"/>
          </w:rPr>
          <w:t>)</w:t>
        </w:r>
      </w:ins>
      <w:ins w:id="143" w:author="Wesner, Jeff S" w:date="2023-06-23T22:14:00Z">
        <w:r w:rsidR="0069794D">
          <w:rPr>
            <w:rFonts w:ascii="Times New Roman" w:hAnsi="Times New Roman" w:cs="Times New Roman"/>
          </w:rPr>
          <w:t>.</w:t>
        </w:r>
      </w:ins>
      <w:ins w:id="144" w:author="Wesner, Jeff S" w:date="2023-06-24T09:21:00Z">
        <w:r w:rsidR="00EC1AF1">
          <w:rPr>
            <w:rFonts w:ascii="Times New Roman" w:hAnsi="Times New Roman" w:cs="Times New Roman"/>
          </w:rPr>
          <w:t xml:space="preserve"> The results confirm increases in overall metabolic deman</w:t>
        </w:r>
        <w:r w:rsidR="00896A53">
          <w:rPr>
            <w:rFonts w:ascii="Times New Roman" w:hAnsi="Times New Roman" w:cs="Times New Roman"/>
          </w:rPr>
          <w:t>d</w:t>
        </w:r>
      </w:ins>
      <w:ins w:id="145" w:author="Wesner, Jeff S" w:date="2023-06-24T09:22:00Z">
        <w:r w:rsidR="00896A53">
          <w:rPr>
            <w:rFonts w:ascii="Times New Roman" w:hAnsi="Times New Roman" w:cs="Times New Roman"/>
          </w:rPr>
          <w:t xml:space="preserve"> at higher temperatures. However, metabolic scaling with body size was not </w:t>
        </w:r>
        <w:r w:rsidR="004176DE">
          <w:rPr>
            <w:rFonts w:ascii="Times New Roman" w:hAnsi="Times New Roman" w:cs="Times New Roman"/>
          </w:rPr>
          <w:t>constant, but varied from ~0.3 to ~0.5</w:t>
        </w:r>
        <w:r w:rsidR="00D75159">
          <w:rPr>
            <w:rFonts w:ascii="Times New Roman" w:hAnsi="Times New Roman" w:cs="Times New Roman"/>
          </w:rPr>
          <w:t xml:space="preserve">, with clear interactions between temperature </w:t>
        </w:r>
      </w:ins>
      <w:ins w:id="146" w:author="Wesner, Jeff S" w:date="2023-06-24T09:23:00Z">
        <w:r w:rsidR="00D75159">
          <w:rPr>
            <w:rFonts w:ascii="Times New Roman" w:hAnsi="Times New Roman" w:cs="Times New Roman"/>
          </w:rPr>
          <w:t>and fish (Figure X). This is consistent with the variable scaling relations found in the literature (Glazier et al. 2005</w:t>
        </w:r>
      </w:ins>
      <w:ins w:id="147" w:author="Wesner, Jeff S" w:date="2023-06-27T21:11:00Z">
        <w:r w:rsidR="00052E69">
          <w:rPr>
            <w:rFonts w:ascii="Times New Roman" w:hAnsi="Times New Roman" w:cs="Times New Roman"/>
          </w:rPr>
          <w:t>)</w:t>
        </w:r>
        <w:r w:rsidR="00DC321B">
          <w:rPr>
            <w:rFonts w:ascii="Times New Roman" w:hAnsi="Times New Roman" w:cs="Times New Roman"/>
          </w:rPr>
          <w:t>.</w:t>
        </w:r>
      </w:ins>
    </w:p>
    <w:p w14:paraId="0FA94342" w14:textId="77777777" w:rsidR="00DC321B" w:rsidRPr="001A519E" w:rsidRDefault="00DC321B" w:rsidP="00052E69">
      <w:pPr>
        <w:autoSpaceDE w:val="0"/>
        <w:autoSpaceDN w:val="0"/>
        <w:adjustRightInd w:val="0"/>
        <w:spacing w:line="276" w:lineRule="auto"/>
        <w:rPr>
          <w:rFonts w:ascii="Times New Roman" w:hAnsi="Times New Roman" w:cs="Times New Roman"/>
        </w:rPr>
        <w:pPrChange w:id="148" w:author="Wesner, Jeff S" w:date="2023-06-27T21:11:00Z">
          <w:pPr>
            <w:autoSpaceDE w:val="0"/>
            <w:autoSpaceDN w:val="0"/>
            <w:adjustRightInd w:val="0"/>
            <w:spacing w:line="276" w:lineRule="auto"/>
            <w:ind w:firstLine="708"/>
          </w:pPr>
        </w:pPrChange>
      </w:pPr>
    </w:p>
    <w:p w14:paraId="5C8D829B" w14:textId="2651210A" w:rsidR="00D56F54" w:rsidRDefault="003D62BA" w:rsidP="001A519E">
      <w:pPr>
        <w:autoSpaceDE w:val="0"/>
        <w:autoSpaceDN w:val="0"/>
        <w:adjustRightInd w:val="0"/>
        <w:spacing w:line="276" w:lineRule="auto"/>
        <w:ind w:firstLine="708"/>
        <w:rPr>
          <w:rFonts w:ascii="Times New Roman" w:hAnsi="Times New Roman" w:cs="Times New Roman"/>
        </w:rPr>
      </w:pPr>
      <w:r w:rsidRPr="001A519E">
        <w:rPr>
          <w:rFonts w:ascii="Times New Roman" w:hAnsi="Times New Roman" w:cs="Times New Roman"/>
        </w:rPr>
        <w:t>However, the e</w:t>
      </w:r>
      <w:r w:rsidR="00AC03A7" w:rsidRPr="001A519E">
        <w:rPr>
          <w:rFonts w:ascii="Times New Roman" w:hAnsi="Times New Roman" w:cs="Times New Roman"/>
        </w:rPr>
        <w:t>mpirical studies above that</w:t>
      </w:r>
      <w:r w:rsidR="004826A2" w:rsidRPr="001A519E">
        <w:rPr>
          <w:rFonts w:ascii="Times New Roman" w:hAnsi="Times New Roman" w:cs="Times New Roman"/>
        </w:rPr>
        <w:t xml:space="preserve"> focus on single trophic levels may not explain relationships between </w:t>
      </w:r>
      <w:r w:rsidR="00AC03A7" w:rsidRPr="001A519E">
        <w:rPr>
          <w:rFonts w:ascii="Times New Roman" w:hAnsi="Times New Roman" w:cs="Times New Roman"/>
        </w:rPr>
        <w:t xml:space="preserve">size-based </w:t>
      </w:r>
      <w:r w:rsidR="004826A2" w:rsidRPr="001A519E">
        <w:rPr>
          <w:rFonts w:ascii="Times New Roman" w:hAnsi="Times New Roman" w:cs="Times New Roman"/>
        </w:rPr>
        <w:t xml:space="preserve">diversity and </w:t>
      </w:r>
      <w:r w:rsidR="00AC03A7" w:rsidRPr="001A519E">
        <w:rPr>
          <w:rFonts w:ascii="Times New Roman" w:hAnsi="Times New Roman" w:cs="Times New Roman"/>
        </w:rPr>
        <w:t xml:space="preserve">ecosystem </w:t>
      </w:r>
      <w:r w:rsidR="004826A2" w:rsidRPr="001A519E">
        <w:rPr>
          <w:rFonts w:ascii="Times New Roman" w:hAnsi="Times New Roman" w:cs="Times New Roman"/>
        </w:rPr>
        <w:t xml:space="preserve">functioning observed over entire food webs, such as in this </w:t>
      </w:r>
      <w:r w:rsidR="00AC03A7" w:rsidRPr="001A519E">
        <w:rPr>
          <w:rFonts w:ascii="Times New Roman" w:hAnsi="Times New Roman" w:cs="Times New Roman"/>
        </w:rPr>
        <w:t>study</w:t>
      </w:r>
      <w:r w:rsidR="004826A2" w:rsidRPr="001A519E">
        <w:rPr>
          <w:rFonts w:ascii="Times New Roman" w:hAnsi="Times New Roman" w:cs="Times New Roman"/>
        </w:rPr>
        <w:t xml:space="preserve">. </w:t>
      </w:r>
      <w:r w:rsidRPr="001A519E">
        <w:rPr>
          <w:rFonts w:ascii="Times New Roman" w:hAnsi="Times New Roman" w:cs="Times New Roman"/>
        </w:rPr>
        <w:t>Our results suggest that total biomass increase with temperature only when GPP is low, whereas is stable under the other conditions.</w:t>
      </w:r>
      <w:r w:rsidR="003B7D99" w:rsidRPr="001A519E">
        <w:rPr>
          <w:rFonts w:ascii="Times New Roman" w:hAnsi="Times New Roman" w:cs="Times New Roman"/>
        </w:rPr>
        <w:t xml:space="preserve"> This reflects i</w:t>
      </w:r>
      <w:r w:rsidR="004826A2" w:rsidRPr="001A519E">
        <w:rPr>
          <w:rFonts w:ascii="Times New Roman" w:hAnsi="Times New Roman" w:cs="Times New Roman"/>
        </w:rPr>
        <w:t>n food webs</w:t>
      </w:r>
      <w:r w:rsidR="003B7D99" w:rsidRPr="001A519E">
        <w:rPr>
          <w:rFonts w:ascii="Times New Roman" w:hAnsi="Times New Roman" w:cs="Times New Roman"/>
        </w:rPr>
        <w:t xml:space="preserve"> where </w:t>
      </w:r>
      <w:r w:rsidR="004826A2" w:rsidRPr="001A519E">
        <w:rPr>
          <w:rFonts w:ascii="Times New Roman" w:hAnsi="Times New Roman" w:cs="Times New Roman"/>
        </w:rPr>
        <w:t xml:space="preserve">other factors such as </w:t>
      </w:r>
      <w:r w:rsidR="00D56F54" w:rsidRPr="001A519E">
        <w:rPr>
          <w:rFonts w:ascii="Times New Roman" w:hAnsi="Times New Roman" w:cs="Times New Roman"/>
        </w:rPr>
        <w:t xml:space="preserve">resource shortage or competition (Hayward et al 2009) under natural conditions in food webs (e.g., size-dependent resource competition; </w:t>
      </w:r>
      <w:r w:rsidR="00D56F54" w:rsidRPr="001A519E">
        <w:rPr>
          <w:rFonts w:ascii="Times New Roman" w:hAnsi="Times New Roman" w:cs="Times New Roman"/>
        </w:rPr>
        <w:lastRenderedPageBreak/>
        <w:t>Ernest 2005), may change</w:t>
      </w:r>
      <w:r w:rsidRPr="001A519E">
        <w:rPr>
          <w:rFonts w:ascii="Times New Roman" w:hAnsi="Times New Roman" w:cs="Times New Roman"/>
        </w:rPr>
        <w:t xml:space="preserve"> </w:t>
      </w:r>
      <w:r w:rsidR="00AC03A7" w:rsidRPr="001A519E">
        <w:rPr>
          <w:rFonts w:ascii="Times New Roman" w:hAnsi="Times New Roman" w:cs="Times New Roman"/>
        </w:rPr>
        <w:t xml:space="preserve">turn </w:t>
      </w:r>
      <w:r w:rsidR="00D56F54" w:rsidRPr="001A519E">
        <w:rPr>
          <w:rFonts w:ascii="Times New Roman" w:hAnsi="Times New Roman" w:cs="Times New Roman"/>
        </w:rPr>
        <w:t xml:space="preserve">ecosystem-level </w:t>
      </w:r>
      <w:r w:rsidR="00AC03A7" w:rsidRPr="001A519E">
        <w:rPr>
          <w:rFonts w:ascii="Times New Roman" w:hAnsi="Times New Roman" w:cs="Times New Roman"/>
        </w:rPr>
        <w:t>standing stock biomass</w:t>
      </w:r>
      <w:r w:rsidR="00D56F54" w:rsidRPr="001A519E">
        <w:rPr>
          <w:rFonts w:ascii="Times New Roman" w:hAnsi="Times New Roman" w:cs="Times New Roman"/>
        </w:rPr>
        <w:t xml:space="preserve">. </w:t>
      </w:r>
      <w:r w:rsidRPr="001A519E">
        <w:rPr>
          <w:rFonts w:ascii="Times New Roman" w:hAnsi="Times New Roman" w:cs="Times New Roman"/>
        </w:rPr>
        <w:t xml:space="preserve">This </w:t>
      </w:r>
      <w:r w:rsidR="003B7D99" w:rsidRPr="001A519E">
        <w:rPr>
          <w:rFonts w:ascii="Times New Roman" w:hAnsi="Times New Roman" w:cs="Times New Roman"/>
        </w:rPr>
        <w:t xml:space="preserve">may be because of </w:t>
      </w:r>
      <w:r w:rsidR="00D56F54" w:rsidRPr="001A519E">
        <w:rPr>
          <w:rFonts w:ascii="Times New Roman" w:hAnsi="Times New Roman" w:cs="Times New Roman"/>
        </w:rPr>
        <w:t>shifts in size structured communities towards smaller species that have a competitive advantage at higher temperatures (</w:t>
      </w:r>
      <w:proofErr w:type="spellStart"/>
      <w:r w:rsidR="00D56F54" w:rsidRPr="001A519E">
        <w:rPr>
          <w:rFonts w:ascii="Times New Roman" w:hAnsi="Times New Roman" w:cs="Times New Roman"/>
        </w:rPr>
        <w:t>Reuman</w:t>
      </w:r>
      <w:proofErr w:type="spellEnd"/>
      <w:r w:rsidR="00D56F54" w:rsidRPr="001A519E">
        <w:rPr>
          <w:rFonts w:ascii="Times New Roman" w:hAnsi="Times New Roman" w:cs="Times New Roman"/>
          <w:vertAlign w:val="superscript"/>
        </w:rPr>
        <w:t xml:space="preserve"> </w:t>
      </w:r>
      <w:r w:rsidR="00D56F54" w:rsidRPr="001A519E">
        <w:rPr>
          <w:rFonts w:ascii="Times New Roman" w:hAnsi="Times New Roman" w:cs="Times New Roman"/>
        </w:rPr>
        <w:t>et al. 2014). This is because, at high temperatures, large consumer species (</w:t>
      </w:r>
      <w:r w:rsidRPr="001A519E">
        <w:rPr>
          <w:rFonts w:ascii="Times New Roman" w:hAnsi="Times New Roman" w:cs="Times New Roman"/>
        </w:rPr>
        <w:t xml:space="preserve">i.e., </w:t>
      </w:r>
      <w:r w:rsidR="00D56F54" w:rsidRPr="001A519E">
        <w:rPr>
          <w:rFonts w:ascii="Times New Roman" w:hAnsi="Times New Roman" w:cs="Times New Roman"/>
        </w:rPr>
        <w:t>consumer species are usually larger than resources species) run a risk of starvation</w:t>
      </w:r>
      <w:r w:rsidR="00D56F54" w:rsidRPr="001A519E">
        <w:rPr>
          <w:rFonts w:ascii="Times New Roman" w:hAnsi="Times New Roman" w:cs="Times New Roman"/>
          <w:vertAlign w:val="superscript"/>
        </w:rPr>
        <w:t xml:space="preserve"> </w:t>
      </w:r>
      <w:r w:rsidR="00D56F54" w:rsidRPr="001A519E">
        <w:rPr>
          <w:rFonts w:ascii="Times New Roman" w:hAnsi="Times New Roman" w:cs="Times New Roman"/>
        </w:rPr>
        <w:t>(Petchey et al. 1999). However, species competition likely depends also on resource supply (e.g., size dependent resource access; Tilman et al 1981). Therefore, small species are favored at high temperatures, but this advantage is lost with increasing resources. At high temperature, increasing resources save large consumer species from starvation, having a beneficial effect on them. Additionally, at high resources and low temperatures larger consumer species have a competitive advantage</w:t>
      </w:r>
      <w:r w:rsidR="00AC03A7" w:rsidRPr="001A519E">
        <w:rPr>
          <w:rFonts w:ascii="Times New Roman" w:hAnsi="Times New Roman" w:cs="Times New Roman"/>
        </w:rPr>
        <w:t xml:space="preserve"> (</w:t>
      </w:r>
      <w:proofErr w:type="spellStart"/>
      <w:r w:rsidR="00AC03A7" w:rsidRPr="001A519E">
        <w:rPr>
          <w:rFonts w:ascii="Times New Roman" w:hAnsi="Times New Roman" w:cs="Times New Roman"/>
        </w:rPr>
        <w:t>Binze</w:t>
      </w:r>
      <w:r w:rsidR="00BE032C" w:rsidRPr="001A519E">
        <w:rPr>
          <w:rFonts w:ascii="Times New Roman" w:hAnsi="Times New Roman" w:cs="Times New Roman"/>
        </w:rPr>
        <w:t>r</w:t>
      </w:r>
      <w:proofErr w:type="spellEnd"/>
      <w:r w:rsidR="00AC03A7" w:rsidRPr="001A519E">
        <w:rPr>
          <w:rFonts w:ascii="Times New Roman" w:hAnsi="Times New Roman" w:cs="Times New Roman"/>
        </w:rPr>
        <w:t xml:space="preserve"> et al. 2012)</w:t>
      </w:r>
      <w:r w:rsidR="00D56F54" w:rsidRPr="001A519E">
        <w:rPr>
          <w:rFonts w:ascii="Times New Roman" w:hAnsi="Times New Roman" w:cs="Times New Roman"/>
        </w:rPr>
        <w:t>. Thus, temperature and resources have interactive effects on the dynamics of the food webs</w:t>
      </w:r>
      <w:r w:rsidRPr="001A519E">
        <w:rPr>
          <w:rFonts w:ascii="Times New Roman" w:hAnsi="Times New Roman" w:cs="Times New Roman"/>
        </w:rPr>
        <w:t xml:space="preserve"> may</w:t>
      </w:r>
      <w:r w:rsidR="00D56F54" w:rsidRPr="001A519E">
        <w:rPr>
          <w:rFonts w:ascii="Times New Roman" w:hAnsi="Times New Roman" w:cs="Times New Roman"/>
        </w:rPr>
        <w:t xml:space="preserve"> </w:t>
      </w:r>
      <w:r w:rsidRPr="001A519E">
        <w:rPr>
          <w:rFonts w:ascii="Times New Roman" w:hAnsi="Times New Roman" w:cs="Times New Roman"/>
        </w:rPr>
        <w:t xml:space="preserve">destabilize (increasing total biomass oscillation) food webs by shifting biomass up the trophic level. </w:t>
      </w:r>
      <w:r w:rsidR="00D56F54" w:rsidRPr="001A519E">
        <w:rPr>
          <w:rFonts w:ascii="Times New Roman" w:hAnsi="Times New Roman" w:cs="Times New Roman"/>
        </w:rPr>
        <w:t>Therefore, the competitive advantage of small or large species, depending on the temperature and resource conditions, is more complex</w:t>
      </w:r>
      <w:r w:rsidR="00BE032C" w:rsidRPr="001A519E">
        <w:rPr>
          <w:rFonts w:ascii="Times New Roman" w:hAnsi="Times New Roman" w:cs="Times New Roman"/>
        </w:rPr>
        <w:t xml:space="preserve"> for food webs</w:t>
      </w:r>
      <w:r w:rsidR="00D56F54" w:rsidRPr="001A519E">
        <w:rPr>
          <w:rFonts w:ascii="Times New Roman" w:hAnsi="Times New Roman" w:cs="Times New Roman"/>
        </w:rPr>
        <w:t xml:space="preserve">. So far, the simultaneous effect of temperature and resources on ISD and </w:t>
      </w:r>
      <w:r w:rsidR="00EC4608" w:rsidRPr="001A519E">
        <w:rPr>
          <w:rFonts w:ascii="Times New Roman" w:hAnsi="Times New Roman" w:cs="Times New Roman"/>
        </w:rPr>
        <w:t xml:space="preserve">total </w:t>
      </w:r>
      <w:r w:rsidR="00D56F54" w:rsidRPr="001A519E">
        <w:rPr>
          <w:rFonts w:ascii="Times New Roman" w:hAnsi="Times New Roman" w:cs="Times New Roman"/>
        </w:rPr>
        <w:t xml:space="preserve">biomass </w:t>
      </w:r>
      <w:r w:rsidRPr="001A519E">
        <w:rPr>
          <w:rFonts w:ascii="Times New Roman" w:hAnsi="Times New Roman" w:cs="Times New Roman"/>
        </w:rPr>
        <w:t>of food webs are</w:t>
      </w:r>
      <w:r w:rsidR="00D56F54" w:rsidRPr="001A519E">
        <w:rPr>
          <w:rFonts w:ascii="Times New Roman" w:hAnsi="Times New Roman" w:cs="Times New Roman"/>
        </w:rPr>
        <w:t xml:space="preserve"> poorly tested.</w:t>
      </w:r>
      <w:r w:rsidRPr="001A519E">
        <w:rPr>
          <w:rFonts w:ascii="Times New Roman" w:hAnsi="Times New Roman" w:cs="Times New Roman"/>
        </w:rPr>
        <w:t xml:space="preserve"> </w:t>
      </w:r>
    </w:p>
    <w:p w14:paraId="77018BF9" w14:textId="7F9DA4C9" w:rsidR="0076337F" w:rsidRDefault="0076337F" w:rsidP="0076337F">
      <w:pPr>
        <w:autoSpaceDE w:val="0"/>
        <w:autoSpaceDN w:val="0"/>
        <w:adjustRightInd w:val="0"/>
        <w:spacing w:line="276" w:lineRule="auto"/>
        <w:ind w:firstLine="708"/>
        <w:rPr>
          <w:rFonts w:ascii="Times New Roman" w:hAnsi="Times New Roman" w:cs="Times New Roman"/>
        </w:rPr>
      </w:pPr>
      <w:r w:rsidRPr="001A519E">
        <w:rPr>
          <w:rFonts w:ascii="Times New Roman" w:hAnsi="Times New Roman" w:cs="Times New Roman"/>
        </w:rPr>
        <w:t>In addition, community size spectra including both fish and macroinvertebrates may result from methodological issues influencing the results. This is because of the inclusion of largest body sizes with fish and the smallest with macroinvertebrates that may lead to different ISD exponents respect to when fish and invertebrates are divided or excluded. Indeed, in marine food webs ISD exponent have shown different results when excluding macroinvertebrates (Blanchard et al. 2021), relative to when included them (Heather et al. 2021). This suggest that inclusion of both fishes and invertebrates body sizes should be considered in a more realistic approach of food webs as they are important components of the underlying body size distribution in nature.</w:t>
      </w:r>
    </w:p>
    <w:p w14:paraId="4B555120" w14:textId="697BD6AB" w:rsidR="00387C42" w:rsidRPr="001A519E" w:rsidRDefault="0076337F" w:rsidP="0076337F">
      <w:pPr>
        <w:autoSpaceDE w:val="0"/>
        <w:autoSpaceDN w:val="0"/>
        <w:adjustRightInd w:val="0"/>
        <w:spacing w:line="276" w:lineRule="auto"/>
        <w:ind w:firstLine="708"/>
        <w:rPr>
          <w:rFonts w:ascii="Times New Roman" w:hAnsi="Times New Roman" w:cs="Times New Roman"/>
          <w:sz w:val="22"/>
          <w:szCs w:val="22"/>
        </w:rPr>
      </w:pPr>
      <w:commentRangeStart w:id="149"/>
      <w:r w:rsidRPr="001A519E">
        <w:rPr>
          <w:rFonts w:ascii="Times New Roman" w:hAnsi="Times New Roman" w:cs="Times New Roman"/>
        </w:rPr>
        <w:t xml:space="preserve">This </w:t>
      </w:r>
      <w:commentRangeEnd w:id="149"/>
      <w:r w:rsidR="00252C05">
        <w:rPr>
          <w:rStyle w:val="CommentReference"/>
        </w:rPr>
        <w:commentReference w:id="149"/>
      </w:r>
      <w:r w:rsidRPr="001A519E">
        <w:rPr>
          <w:rFonts w:ascii="Times New Roman" w:hAnsi="Times New Roman" w:cs="Times New Roman"/>
        </w:rPr>
        <w:t xml:space="preserve">implies that after </w:t>
      </w:r>
      <w:proofErr w:type="gramStart"/>
      <w:r w:rsidRPr="001A519E">
        <w:rPr>
          <w:rFonts w:ascii="Times New Roman" w:hAnsi="Times New Roman" w:cs="Times New Roman"/>
        </w:rPr>
        <w:t>sufficient</w:t>
      </w:r>
      <w:proofErr w:type="gramEnd"/>
      <w:r w:rsidRPr="001A519E">
        <w:rPr>
          <w:rFonts w:ascii="Times New Roman" w:hAnsi="Times New Roman" w:cs="Times New Roman"/>
        </w:rPr>
        <w:t xml:space="preserve"> time for development of the community, the amount of biomass or energy in a spatially distinct food webs are constant across time and independent of body size distribution (</w:t>
      </w:r>
      <w:proofErr w:type="spellStart"/>
      <w:r w:rsidRPr="001A519E">
        <w:rPr>
          <w:rFonts w:ascii="Times New Roman" w:hAnsi="Times New Roman" w:cs="Times New Roman"/>
        </w:rPr>
        <w:t>Damuth</w:t>
      </w:r>
      <w:proofErr w:type="spellEnd"/>
      <w:r w:rsidRPr="001A519E">
        <w:rPr>
          <w:rFonts w:ascii="Times New Roman" w:hAnsi="Times New Roman" w:cs="Times New Roman"/>
        </w:rPr>
        <w:t xml:space="preserve"> 1981). This reflects that after </w:t>
      </w:r>
      <w:proofErr w:type="gramStart"/>
      <w:r w:rsidRPr="001A519E">
        <w:rPr>
          <w:rFonts w:ascii="Times New Roman" w:hAnsi="Times New Roman" w:cs="Times New Roman"/>
        </w:rPr>
        <w:t>sufficient</w:t>
      </w:r>
      <w:proofErr w:type="gramEnd"/>
      <w:r w:rsidRPr="001A519E">
        <w:rPr>
          <w:rFonts w:ascii="Times New Roman" w:hAnsi="Times New Roman" w:cs="Times New Roman"/>
        </w:rPr>
        <w:t xml:space="preserve"> time for community development any there are no differences in ecosystem functioning that resulted from the effect of temperature and resource supply. Where community structures in stream ecosystems is constant across sites and through time, the trophic interactions determine the amount of energy used per individual and in turn the proportion of the individuals that can be supported in stream ecosystems.</w:t>
      </w:r>
      <w:r>
        <w:rPr>
          <w:rFonts w:ascii="Times New Roman" w:hAnsi="Times New Roman" w:cs="Times New Roman"/>
        </w:rPr>
        <w:t xml:space="preserve"> Furthermore</w:t>
      </w:r>
      <w:r w:rsidR="003B7D99" w:rsidRPr="001A519E">
        <w:rPr>
          <w:rFonts w:ascii="Times New Roman" w:hAnsi="Times New Roman" w:cs="Times New Roman"/>
        </w:rPr>
        <w:t xml:space="preserve">, accounting for seasonal and </w:t>
      </w:r>
      <w:r w:rsidR="000F45BD" w:rsidRPr="001A519E">
        <w:rPr>
          <w:rFonts w:ascii="Times New Roman" w:hAnsi="Times New Roman" w:cs="Times New Roman"/>
        </w:rPr>
        <w:t xml:space="preserve">spatial </w:t>
      </w:r>
      <w:r w:rsidR="003B7D99" w:rsidRPr="001A519E">
        <w:rPr>
          <w:rFonts w:ascii="Times New Roman" w:hAnsi="Times New Roman" w:cs="Times New Roman"/>
        </w:rPr>
        <w:t xml:space="preserve">variation at each site (because of the </w:t>
      </w:r>
      <w:r w:rsidR="00D338B3" w:rsidRPr="001A519E">
        <w:rPr>
          <w:rFonts w:ascii="Times New Roman" w:hAnsi="Times New Roman" w:cs="Times New Roman"/>
        </w:rPr>
        <w:t>unique</w:t>
      </w:r>
      <w:r w:rsidR="003B7D99" w:rsidRPr="001A519E">
        <w:rPr>
          <w:rFonts w:ascii="Times New Roman" w:hAnsi="Times New Roman" w:cs="Times New Roman"/>
        </w:rPr>
        <w:t xml:space="preserve"> </w:t>
      </w:r>
      <w:r w:rsidR="00D338B3" w:rsidRPr="001A519E">
        <w:rPr>
          <w:rFonts w:ascii="Times New Roman" w:hAnsi="Times New Roman" w:cs="Times New Roman"/>
        </w:rPr>
        <w:t>continuous</w:t>
      </w:r>
      <w:r w:rsidR="003B7D99" w:rsidRPr="001A519E">
        <w:rPr>
          <w:rFonts w:ascii="Times New Roman" w:hAnsi="Times New Roman" w:cs="Times New Roman"/>
        </w:rPr>
        <w:t xml:space="preserve"> </w:t>
      </w:r>
      <w:r w:rsidR="00D338B3" w:rsidRPr="001A519E">
        <w:rPr>
          <w:rFonts w:ascii="Times New Roman" w:hAnsi="Times New Roman" w:cs="Times New Roman"/>
        </w:rPr>
        <w:t>measurements</w:t>
      </w:r>
      <w:r w:rsidR="003B7D99" w:rsidRPr="001A519E">
        <w:rPr>
          <w:rFonts w:ascii="Times New Roman" w:hAnsi="Times New Roman" w:cs="Times New Roman"/>
        </w:rPr>
        <w:t xml:space="preserve"> of NEON </w:t>
      </w:r>
      <w:r w:rsidR="000F45BD" w:rsidRPr="001A519E">
        <w:rPr>
          <w:rFonts w:ascii="Times New Roman" w:hAnsi="Times New Roman" w:cs="Times New Roman"/>
        </w:rPr>
        <w:t xml:space="preserve">dataset </w:t>
      </w:r>
      <w:r w:rsidR="00D338B3" w:rsidRPr="001A519E">
        <w:rPr>
          <w:rFonts w:ascii="Times New Roman" w:hAnsi="Times New Roman" w:cs="Times New Roman"/>
        </w:rPr>
        <w:t>across season over s</w:t>
      </w:r>
      <w:r w:rsidR="000F45BD" w:rsidRPr="001A519E">
        <w:rPr>
          <w:rFonts w:ascii="Times New Roman" w:hAnsi="Times New Roman" w:cs="Times New Roman"/>
        </w:rPr>
        <w:t>ix</w:t>
      </w:r>
      <w:r w:rsidR="00D338B3" w:rsidRPr="001A519E">
        <w:rPr>
          <w:rFonts w:ascii="Times New Roman" w:hAnsi="Times New Roman" w:cs="Times New Roman"/>
        </w:rPr>
        <w:t xml:space="preserve"> years</w:t>
      </w:r>
      <w:r w:rsidR="003B7D99" w:rsidRPr="001A519E">
        <w:rPr>
          <w:rFonts w:ascii="Times New Roman" w:hAnsi="Times New Roman" w:cs="Times New Roman"/>
        </w:rPr>
        <w:t xml:space="preserve">) </w:t>
      </w:r>
      <w:commentRangeStart w:id="150"/>
      <w:commentRangeStart w:id="151"/>
      <w:r w:rsidR="003B7D99" w:rsidRPr="001A519E">
        <w:rPr>
          <w:rFonts w:ascii="Times New Roman" w:hAnsi="Times New Roman" w:cs="Times New Roman"/>
        </w:rPr>
        <w:t>we predicted the future λ</w:t>
      </w:r>
      <w:r w:rsidR="000F45BD" w:rsidRPr="001A519E">
        <w:rPr>
          <w:rFonts w:ascii="Times New Roman" w:hAnsi="Times New Roman" w:cs="Times New Roman"/>
        </w:rPr>
        <w:t xml:space="preserve"> </w:t>
      </w:r>
      <w:commentRangeEnd w:id="150"/>
      <w:r w:rsidR="0030157B">
        <w:rPr>
          <w:rStyle w:val="CommentReference"/>
        </w:rPr>
        <w:commentReference w:id="150"/>
      </w:r>
      <w:commentRangeEnd w:id="151"/>
      <w:r w:rsidR="000D0651">
        <w:rPr>
          <w:rStyle w:val="CommentReference"/>
        </w:rPr>
        <w:commentReference w:id="151"/>
      </w:r>
      <w:r w:rsidR="000F45BD" w:rsidRPr="001A519E">
        <w:rPr>
          <w:rFonts w:ascii="Times New Roman" w:hAnsi="Times New Roman" w:cs="Times New Roman"/>
        </w:rPr>
        <w:t>value</w:t>
      </w:r>
      <w:r w:rsidR="003B7D99" w:rsidRPr="001A519E">
        <w:rPr>
          <w:rFonts w:ascii="Times New Roman" w:hAnsi="Times New Roman" w:cs="Times New Roman"/>
        </w:rPr>
        <w:t xml:space="preserve"> and </w:t>
      </w:r>
      <w:r w:rsidR="000F45BD" w:rsidRPr="001A519E">
        <w:rPr>
          <w:rFonts w:ascii="Times New Roman" w:hAnsi="Times New Roman" w:cs="Times New Roman"/>
        </w:rPr>
        <w:t xml:space="preserve">future </w:t>
      </w:r>
      <w:r w:rsidR="003B7D99" w:rsidRPr="001A519E">
        <w:rPr>
          <w:rFonts w:ascii="Times New Roman" w:hAnsi="Times New Roman" w:cs="Times New Roman"/>
        </w:rPr>
        <w:t>total biomass distribution of 2023 across stream ecosystems. The no variation in ISD exponents and total biomass we observed is consistent with the allometric theory</w:t>
      </w:r>
      <w:r w:rsidR="000F45BD" w:rsidRPr="001A519E">
        <w:rPr>
          <w:rFonts w:ascii="Times New Roman" w:hAnsi="Times New Roman" w:cs="Times New Roman"/>
        </w:rPr>
        <w:t xml:space="preserve">, as well as </w:t>
      </w:r>
      <w:r w:rsidR="003B7D99" w:rsidRPr="001A519E">
        <w:rPr>
          <w:rFonts w:ascii="Times New Roman" w:hAnsi="Times New Roman" w:cs="Times New Roman"/>
        </w:rPr>
        <w:t xml:space="preserve">the prediction that </w:t>
      </w:r>
      <w:r w:rsidR="000F45BD" w:rsidRPr="001A519E">
        <w:rPr>
          <w:rFonts w:ascii="Times New Roman" w:hAnsi="Times New Roman" w:cs="Times New Roman"/>
        </w:rPr>
        <w:t>ISD</w:t>
      </w:r>
      <w:r w:rsidR="003B7D99" w:rsidRPr="001A519E">
        <w:rPr>
          <w:rFonts w:ascii="Times New Roman" w:hAnsi="Times New Roman" w:cs="Times New Roman"/>
        </w:rPr>
        <w:t xml:space="preserve"> is a stable pattern of food webs. </w:t>
      </w:r>
      <w:commentRangeStart w:id="152"/>
      <w:r w:rsidR="003B7D99" w:rsidRPr="001A519E">
        <w:rPr>
          <w:rFonts w:ascii="Times New Roman" w:hAnsi="Times New Roman" w:cs="Times New Roman"/>
        </w:rPr>
        <w:t xml:space="preserve">One implication </w:t>
      </w:r>
      <w:commentRangeEnd w:id="152"/>
      <w:r w:rsidR="00BB6A0E">
        <w:rPr>
          <w:rStyle w:val="CommentReference"/>
        </w:rPr>
        <w:commentReference w:id="152"/>
      </w:r>
      <w:r w:rsidR="003B7D99" w:rsidRPr="001A519E">
        <w:rPr>
          <w:rFonts w:ascii="Times New Roman" w:hAnsi="Times New Roman" w:cs="Times New Roman"/>
        </w:rPr>
        <w:t>of this stability we observe is that deviations in ISD</w:t>
      </w:r>
      <w:r w:rsidR="00D338B3" w:rsidRPr="001A519E">
        <w:rPr>
          <w:rFonts w:ascii="Times New Roman" w:hAnsi="Times New Roman" w:cs="Times New Roman"/>
        </w:rPr>
        <w:t xml:space="preserve"> exponent may be used as a biomonitoring tool that detects future changes in community structure and ecosystem functioning in response to a range of environmental stressors</w:t>
      </w:r>
      <w:r w:rsidR="003B7D99" w:rsidRPr="001A519E">
        <w:rPr>
          <w:rFonts w:ascii="Times New Roman" w:hAnsi="Times New Roman" w:cs="Times New Roman"/>
        </w:rPr>
        <w:t xml:space="preserve"> (Petchey </w:t>
      </w:r>
      <w:r>
        <w:rPr>
          <w:rFonts w:ascii="Times New Roman" w:hAnsi="Times New Roman" w:cs="Times New Roman"/>
        </w:rPr>
        <w:t>and</w:t>
      </w:r>
      <w:r w:rsidR="003B7D99" w:rsidRPr="001A519E">
        <w:rPr>
          <w:rFonts w:ascii="Times New Roman" w:hAnsi="Times New Roman" w:cs="Times New Roman"/>
        </w:rPr>
        <w:t xml:space="preserve"> Belgrano, 2010; Pomeranz et al., 2019)</w:t>
      </w:r>
      <w:r w:rsidR="00387C42" w:rsidRPr="001A519E">
        <w:rPr>
          <w:rFonts w:ascii="Times New Roman" w:hAnsi="Times New Roman" w:cs="Times New Roman"/>
        </w:rPr>
        <w:t>.</w:t>
      </w:r>
    </w:p>
    <w:p w14:paraId="7BEF1E20" w14:textId="77777777" w:rsidR="00A8054C" w:rsidRPr="001A519E" w:rsidRDefault="00A8054C" w:rsidP="001A519E">
      <w:pPr>
        <w:autoSpaceDE w:val="0"/>
        <w:autoSpaceDN w:val="0"/>
        <w:adjustRightInd w:val="0"/>
        <w:spacing w:line="276" w:lineRule="auto"/>
        <w:ind w:firstLine="708"/>
        <w:rPr>
          <w:rFonts w:ascii="Times New Roman" w:hAnsi="Times New Roman" w:cs="Times New Roman"/>
          <w:sz w:val="22"/>
          <w:szCs w:val="22"/>
        </w:rPr>
      </w:pPr>
    </w:p>
    <w:p w14:paraId="43294EFA" w14:textId="34309845" w:rsidR="00965C8B" w:rsidRPr="001A519E" w:rsidRDefault="00387C42" w:rsidP="00260983">
      <w:pPr>
        <w:autoSpaceDE w:val="0"/>
        <w:autoSpaceDN w:val="0"/>
        <w:adjustRightInd w:val="0"/>
        <w:rPr>
          <w:rFonts w:ascii="Times New Roman" w:hAnsi="Times New Roman" w:cs="Times New Roman"/>
          <w:sz w:val="20"/>
          <w:szCs w:val="20"/>
        </w:rPr>
      </w:pPr>
      <w:commentRangeStart w:id="153"/>
      <w:commentRangeStart w:id="154"/>
      <w:r w:rsidRPr="001A519E">
        <w:rPr>
          <w:rFonts w:ascii="Times New Roman" w:hAnsi="Times New Roman" w:cs="Times New Roman"/>
          <w:b/>
          <w:noProof/>
          <w:sz w:val="18"/>
          <w:szCs w:val="18"/>
        </w:rPr>
        <w:lastRenderedPageBreak/>
        <w:drawing>
          <wp:anchor distT="0" distB="0" distL="114300" distR="114300" simplePos="0" relativeHeight="251658240" behindDoc="0" locked="0" layoutInCell="1" allowOverlap="1" wp14:anchorId="6FFC8B26" wp14:editId="117CC981">
            <wp:simplePos x="0" y="0"/>
            <wp:positionH relativeFrom="column">
              <wp:posOffset>30830</wp:posOffset>
            </wp:positionH>
            <wp:positionV relativeFrom="paragraph">
              <wp:posOffset>0</wp:posOffset>
            </wp:positionV>
            <wp:extent cx="4083050" cy="6101080"/>
            <wp:effectExtent l="0" t="0" r="6350" b="0"/>
            <wp:wrapSquare wrapText="bothSides"/>
            <wp:docPr id="3907904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90458" name=""/>
                    <pic:cNvPicPr/>
                  </pic:nvPicPr>
                  <pic:blipFill rotWithShape="1">
                    <a:blip r:embed="rId11" cstate="print">
                      <a:extLst>
                        <a:ext uri="{28A0092B-C50C-407E-A947-70E740481C1C}">
                          <a14:useLocalDpi xmlns:a14="http://schemas.microsoft.com/office/drawing/2010/main" val="0"/>
                        </a:ext>
                      </a:extLst>
                    </a:blip>
                    <a:srcRect r="33074"/>
                    <a:stretch/>
                  </pic:blipFill>
                  <pic:spPr bwMode="auto">
                    <a:xfrm>
                      <a:off x="0" y="0"/>
                      <a:ext cx="4083050" cy="6101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153"/>
      <w:r w:rsidR="00AC2111" w:rsidRPr="001A519E">
        <w:rPr>
          <w:rStyle w:val="CommentReference"/>
        </w:rPr>
        <w:commentReference w:id="153"/>
      </w:r>
      <w:commentRangeEnd w:id="154"/>
      <w:r w:rsidR="0076337F">
        <w:rPr>
          <w:rStyle w:val="CommentReference"/>
        </w:rPr>
        <w:commentReference w:id="154"/>
      </w:r>
      <w:r w:rsidR="000E1545" w:rsidRPr="001A519E">
        <w:rPr>
          <w:rFonts w:ascii="Times New Roman" w:hAnsi="Times New Roman" w:cs="Times New Roman"/>
          <w:b/>
          <w:bCs/>
          <w:sz w:val="20"/>
          <w:szCs w:val="20"/>
        </w:rPr>
        <w:t xml:space="preserve">Fig. 1 | </w:t>
      </w:r>
      <w:r w:rsidR="003B087B" w:rsidRPr="001A519E">
        <w:rPr>
          <w:rFonts w:ascii="Times New Roman" w:hAnsi="Times New Roman" w:cs="Times New Roman"/>
          <w:b/>
          <w:bCs/>
          <w:noProof/>
          <w:sz w:val="20"/>
          <w:szCs w:val="20"/>
        </w:rPr>
        <w:t xml:space="preserve">The theoretical basis for ISD scaling in ecosystems is underpinned by a number of </w:t>
      </w:r>
      <w:r w:rsidR="000E1545" w:rsidRPr="001A519E">
        <w:rPr>
          <w:rFonts w:ascii="Times New Roman" w:hAnsi="Times New Roman" w:cs="Times New Roman"/>
          <w:b/>
          <w:bCs/>
          <w:noProof/>
          <w:sz w:val="20"/>
          <w:szCs w:val="20"/>
        </w:rPr>
        <w:t xml:space="preserve">empirical studies and </w:t>
      </w:r>
      <w:r w:rsidR="003B087B" w:rsidRPr="001A519E">
        <w:rPr>
          <w:rFonts w:ascii="Times New Roman" w:hAnsi="Times New Roman" w:cs="Times New Roman"/>
          <w:b/>
          <w:bCs/>
          <w:noProof/>
          <w:sz w:val="20"/>
          <w:szCs w:val="20"/>
        </w:rPr>
        <w:t>fundamental “rules” in ecology.</w:t>
      </w:r>
      <w:r w:rsidR="000E1545" w:rsidRPr="001A519E">
        <w:rPr>
          <w:rFonts w:ascii="Times New Roman" w:hAnsi="Times New Roman" w:cs="Times New Roman"/>
          <w:b/>
          <w:bCs/>
          <w:noProof/>
          <w:sz w:val="20"/>
          <w:szCs w:val="20"/>
        </w:rPr>
        <w:t xml:space="preserve"> </w:t>
      </w:r>
      <w:r w:rsidR="000E1545" w:rsidRPr="001A519E">
        <w:rPr>
          <w:rFonts w:ascii="Times New Roman" w:hAnsi="Times New Roman" w:cs="Times New Roman"/>
          <w:noProof/>
          <w:sz w:val="20"/>
          <w:szCs w:val="20"/>
        </w:rPr>
        <w:t>(1)</w:t>
      </w:r>
      <w:r w:rsidR="000E1545" w:rsidRPr="001A519E">
        <w:rPr>
          <w:rFonts w:ascii="Times New Roman" w:hAnsi="Times New Roman" w:cs="Times New Roman"/>
          <w:b/>
          <w:bCs/>
          <w:noProof/>
          <w:sz w:val="20"/>
          <w:szCs w:val="20"/>
        </w:rPr>
        <w:t xml:space="preserve"> </w:t>
      </w:r>
      <w:r w:rsidR="00865258" w:rsidRPr="001A519E">
        <w:rPr>
          <w:rFonts w:ascii="Times New Roman" w:hAnsi="Times New Roman" w:cs="Times New Roman"/>
          <w:sz w:val="20"/>
          <w:szCs w:val="20"/>
        </w:rPr>
        <w:t>T</w:t>
      </w:r>
      <w:r w:rsidR="003B087B" w:rsidRPr="001A519E">
        <w:rPr>
          <w:rFonts w:ascii="Times New Roman" w:hAnsi="Times New Roman" w:cs="Times New Roman"/>
          <w:sz w:val="20"/>
          <w:szCs w:val="20"/>
        </w:rPr>
        <w:t xml:space="preserve">he rate of metabolism is intimately linked to organism size and can be described by the equation (i) where, I </w:t>
      </w:r>
      <w:proofErr w:type="gramStart"/>
      <w:r w:rsidR="003B087B" w:rsidRPr="001A519E">
        <w:rPr>
          <w:rFonts w:ascii="Times New Roman" w:hAnsi="Times New Roman" w:cs="Times New Roman"/>
          <w:sz w:val="20"/>
          <w:szCs w:val="20"/>
        </w:rPr>
        <w:t>is</w:t>
      </w:r>
      <w:proofErr w:type="gramEnd"/>
      <w:r w:rsidR="003B087B" w:rsidRPr="001A519E">
        <w:rPr>
          <w:rFonts w:ascii="Times New Roman" w:hAnsi="Times New Roman" w:cs="Times New Roman"/>
          <w:sz w:val="20"/>
          <w:szCs w:val="20"/>
        </w:rPr>
        <w:t xml:space="preserve"> individual metabolic rate, </w:t>
      </w:r>
      <w:r w:rsidR="003B087B" w:rsidRPr="001A519E">
        <w:rPr>
          <w:rFonts w:ascii="Cambria Math" w:hAnsi="Cambria Math" w:cs="Cambria Math"/>
          <w:sz w:val="20"/>
          <w:szCs w:val="20"/>
        </w:rPr>
        <w:t>𝑖</w:t>
      </w:r>
      <w:r w:rsidR="003B087B" w:rsidRPr="001A519E">
        <w:rPr>
          <w:rFonts w:ascii="Times New Roman" w:hAnsi="Times New Roman" w:cs="Times New Roman"/>
          <w:sz w:val="20"/>
          <w:szCs w:val="20"/>
          <w:vertAlign w:val="subscript"/>
        </w:rPr>
        <w:t>0</w:t>
      </w:r>
      <w:r w:rsidR="003B087B" w:rsidRPr="001A519E">
        <w:rPr>
          <w:rFonts w:ascii="Times New Roman" w:hAnsi="Times New Roman" w:cs="Times New Roman"/>
          <w:sz w:val="20"/>
          <w:szCs w:val="20"/>
        </w:rPr>
        <w:t xml:space="preserve"> is a body size independent normalization constant, M is individual body mass, and </w:t>
      </w:r>
      <w:r w:rsidR="003B087B" w:rsidRPr="001A519E">
        <w:rPr>
          <w:rFonts w:ascii="Cambria Math" w:hAnsi="Cambria Math" w:cs="Cambria Math"/>
          <w:sz w:val="20"/>
          <w:szCs w:val="20"/>
        </w:rPr>
        <w:t>𝑏</w:t>
      </w:r>
      <w:r w:rsidR="003B087B" w:rsidRPr="001A519E">
        <w:rPr>
          <w:rFonts w:ascii="Times New Roman" w:hAnsi="Times New Roman" w:cs="Times New Roman"/>
          <w:sz w:val="20"/>
          <w:szCs w:val="20"/>
        </w:rPr>
        <w:t xml:space="preserve"> is an allometric exponent, often ~0.75). Inserting temperature by scaling its effect on subcellular kinetics to individual metabolism, through the inclusion of an Arrhenius relationship, whereby the initial description of </w:t>
      </w:r>
      <w:r w:rsidR="003B087B" w:rsidRPr="001A519E">
        <w:rPr>
          <w:rFonts w:ascii="Cambria Math" w:hAnsi="Cambria Math" w:cs="Cambria Math"/>
          <w:sz w:val="20"/>
          <w:szCs w:val="20"/>
        </w:rPr>
        <w:t>𝐼</w:t>
      </w:r>
      <w:r w:rsidR="003B087B" w:rsidRPr="001A519E">
        <w:rPr>
          <w:rFonts w:ascii="Times New Roman" w:hAnsi="Times New Roman" w:cs="Times New Roman"/>
          <w:sz w:val="20"/>
          <w:szCs w:val="20"/>
        </w:rPr>
        <w:t xml:space="preserve"> is modified to equation (ii) here, </w:t>
      </w:r>
      <w:r w:rsidR="003B087B" w:rsidRPr="001A519E">
        <w:rPr>
          <w:rFonts w:ascii="Cambria Math" w:hAnsi="Cambria Math" w:cs="Cambria Math"/>
          <w:sz w:val="20"/>
          <w:szCs w:val="20"/>
        </w:rPr>
        <w:t>𝑖</w:t>
      </w:r>
      <w:r w:rsidR="003B087B" w:rsidRPr="001A519E">
        <w:rPr>
          <w:rFonts w:ascii="Times New Roman" w:hAnsi="Times New Roman" w:cs="Times New Roman"/>
          <w:sz w:val="20"/>
          <w:szCs w:val="20"/>
          <w:vertAlign w:val="subscript"/>
        </w:rPr>
        <w:t>0</w:t>
      </w:r>
      <w:r w:rsidR="003B087B" w:rsidRPr="001A519E">
        <w:rPr>
          <w:rFonts w:ascii="Times New Roman" w:hAnsi="Times New Roman" w:cs="Times New Roman"/>
          <w:sz w:val="20"/>
          <w:szCs w:val="20"/>
        </w:rPr>
        <w:t xml:space="preserve"> is a body size and temperature independent normalization constant, </w:t>
      </w:r>
      <w:r w:rsidR="003B087B" w:rsidRPr="001A519E">
        <w:rPr>
          <w:rFonts w:ascii="Cambria Math" w:hAnsi="Cambria Math" w:cs="Cambria Math"/>
          <w:sz w:val="20"/>
          <w:szCs w:val="20"/>
        </w:rPr>
        <w:t>𝐸</w:t>
      </w:r>
      <w:r w:rsidR="003B087B" w:rsidRPr="001A519E">
        <w:rPr>
          <w:rFonts w:ascii="Times New Roman" w:hAnsi="Times New Roman" w:cs="Times New Roman"/>
          <w:sz w:val="20"/>
          <w:szCs w:val="20"/>
        </w:rPr>
        <w:t xml:space="preserve"> is the activation energy of the metabolic process (usually 0.6 </w:t>
      </w:r>
      <w:r w:rsidRPr="001A519E">
        <w:rPr>
          <w:rFonts w:ascii="Times New Roman" w:hAnsi="Times New Roman" w:cs="Times New Roman"/>
          <w:sz w:val="20"/>
          <w:szCs w:val="20"/>
        </w:rPr>
        <w:t>–</w:t>
      </w:r>
      <w:r w:rsidR="003B087B" w:rsidRPr="001A519E">
        <w:rPr>
          <w:rFonts w:ascii="Times New Roman" w:hAnsi="Times New Roman" w:cs="Times New Roman"/>
          <w:sz w:val="20"/>
          <w:szCs w:val="20"/>
        </w:rPr>
        <w:t xml:space="preserve"> 0.7 for heterotrophic metabolism), </w:t>
      </w:r>
      <w:r w:rsidR="003B087B" w:rsidRPr="001A519E">
        <w:rPr>
          <w:rFonts w:ascii="Cambria Math" w:hAnsi="Cambria Math" w:cs="Cambria Math"/>
          <w:sz w:val="20"/>
          <w:szCs w:val="20"/>
        </w:rPr>
        <w:t>𝐾</w:t>
      </w:r>
      <w:r w:rsidR="003B087B" w:rsidRPr="001A519E">
        <w:rPr>
          <w:rFonts w:ascii="Times New Roman" w:hAnsi="Times New Roman" w:cs="Times New Roman"/>
          <w:sz w:val="20"/>
          <w:szCs w:val="20"/>
        </w:rPr>
        <w:t xml:space="preserve"> is Boltzmann’s constant, and </w:t>
      </w:r>
      <w:r w:rsidR="003B087B" w:rsidRPr="001A519E">
        <w:rPr>
          <w:rFonts w:ascii="Cambria Math" w:hAnsi="Cambria Math" w:cs="Cambria Math"/>
          <w:sz w:val="20"/>
          <w:szCs w:val="20"/>
        </w:rPr>
        <w:t>𝑇</w:t>
      </w:r>
      <w:r w:rsidR="003B087B" w:rsidRPr="001A519E">
        <w:rPr>
          <w:rFonts w:ascii="Times New Roman" w:hAnsi="Times New Roman" w:cs="Times New Roman"/>
          <w:sz w:val="20"/>
          <w:szCs w:val="20"/>
        </w:rPr>
        <w:t xml:space="preserve"> is absolute temperature in Kelvin. Furthermore, a finite amount of energy can support many small, cool individuals or fewer large, warm individuals because energy use per individual is higher for larger or warmer organisms. As such, it is predicted that the carrying capacity, </w:t>
      </w:r>
      <w:r w:rsidR="003B087B" w:rsidRPr="001A519E">
        <w:rPr>
          <w:rFonts w:ascii="Cambria Math" w:hAnsi="Cambria Math" w:cs="Cambria Math"/>
          <w:sz w:val="20"/>
          <w:szCs w:val="20"/>
        </w:rPr>
        <w:t>𝐾</w:t>
      </w:r>
      <w:r w:rsidR="003B087B" w:rsidRPr="001A519E">
        <w:rPr>
          <w:rFonts w:ascii="Times New Roman" w:hAnsi="Times New Roman" w:cs="Times New Roman"/>
          <w:sz w:val="20"/>
          <w:szCs w:val="20"/>
        </w:rPr>
        <w:t>, given a supply of resources, [</w:t>
      </w:r>
      <w:r w:rsidR="003B087B" w:rsidRPr="001A519E">
        <w:rPr>
          <w:rFonts w:ascii="Cambria Math" w:hAnsi="Cambria Math" w:cs="Cambria Math"/>
          <w:sz w:val="20"/>
          <w:szCs w:val="20"/>
        </w:rPr>
        <w:t>𝑅</w:t>
      </w:r>
      <w:r w:rsidR="003B087B" w:rsidRPr="001A519E">
        <w:rPr>
          <w:rFonts w:ascii="Times New Roman" w:hAnsi="Times New Roman" w:cs="Times New Roman"/>
          <w:sz w:val="20"/>
          <w:szCs w:val="20"/>
        </w:rPr>
        <w:t>], decreases with body size and temperature in an equal and opposite pattern as individual metabolic rate shown in equation (iii).</w:t>
      </w:r>
      <w:r w:rsidR="00865258" w:rsidRPr="001A519E">
        <w:rPr>
          <w:rFonts w:ascii="Times New Roman" w:hAnsi="Times New Roman" w:cs="Times New Roman"/>
          <w:sz w:val="20"/>
          <w:szCs w:val="20"/>
        </w:rPr>
        <w:t xml:space="preserve"> </w:t>
      </w:r>
      <w:r w:rsidR="003B087B" w:rsidRPr="001A519E">
        <w:rPr>
          <w:rFonts w:ascii="Times New Roman" w:hAnsi="Times New Roman" w:cs="Times New Roman"/>
          <w:sz w:val="20"/>
          <w:szCs w:val="20"/>
        </w:rPr>
        <w:t xml:space="preserve">This formulation predicts the equivalence in population energy use with body size and temperature supported by empirical and theoretical work (e.g., energy equivalence), if we assume energy supply is constant. Therefore, for communities within a trophic level that share a common, equitably distributed energy source, the value of the ISD exponent is predicted to be invariant. </w:t>
      </w:r>
      <w:r w:rsidR="002A1512" w:rsidRPr="001A519E">
        <w:rPr>
          <w:rFonts w:ascii="Times New Roman" w:hAnsi="Times New Roman" w:cs="Times New Roman"/>
          <w:sz w:val="20"/>
          <w:szCs w:val="20"/>
        </w:rPr>
        <w:t xml:space="preserve">(2) Our study includes a diversity of trophic roles (i.e., from small prey invertebrate to large fish predators) allowed us to investigate effects of temperature and resource supply across multiple trophic levels, and to extend the analysis beyond the within tropic level allometric theory predictions. (3) Empirical studies have shown that </w:t>
      </w:r>
      <w:r w:rsidRPr="001A519E">
        <w:rPr>
          <w:rFonts w:ascii="Times New Roman" w:hAnsi="Times New Roman" w:cs="Times New Roman"/>
          <w:sz w:val="20"/>
          <w:szCs w:val="20"/>
        </w:rPr>
        <w:t xml:space="preserve">increasing temperature should increase the proportion of small species present in the community whereas decreasing temperature. In addition, when resources increase the proportion of large species should increase, whereas when resource availability decrease the proportion of small species should increase. </w:t>
      </w:r>
      <w:r w:rsidR="00916349" w:rsidRPr="001A519E">
        <w:rPr>
          <w:rFonts w:ascii="Times New Roman" w:hAnsi="Times New Roman" w:cs="Times New Roman"/>
          <w:sz w:val="20"/>
          <w:szCs w:val="20"/>
        </w:rPr>
        <w:t xml:space="preserve">Therefore, </w:t>
      </w:r>
      <w:r w:rsidRPr="001A519E">
        <w:rPr>
          <w:rFonts w:ascii="Times New Roman" w:hAnsi="Times New Roman" w:cs="Times New Roman"/>
          <w:sz w:val="20"/>
          <w:szCs w:val="20"/>
        </w:rPr>
        <w:t>A</w:t>
      </w:r>
      <w:r w:rsidR="00916349" w:rsidRPr="001A519E">
        <w:rPr>
          <w:rFonts w:ascii="Times New Roman" w:hAnsi="Times New Roman" w:cs="Times New Roman"/>
          <w:sz w:val="20"/>
          <w:szCs w:val="20"/>
        </w:rPr>
        <w:t>.</w:t>
      </w:r>
      <w:r w:rsidRPr="001A519E">
        <w:rPr>
          <w:rFonts w:ascii="Times New Roman" w:hAnsi="Times New Roman" w:cs="Times New Roman"/>
          <w:sz w:val="20"/>
          <w:szCs w:val="20"/>
        </w:rPr>
        <w:t xml:space="preserve"> ISD is expected to be steeper with increasing </w:t>
      </w:r>
      <w:r w:rsidR="00916349" w:rsidRPr="001A519E">
        <w:rPr>
          <w:rFonts w:ascii="Times New Roman" w:hAnsi="Times New Roman" w:cs="Times New Roman"/>
          <w:sz w:val="20"/>
          <w:szCs w:val="20"/>
        </w:rPr>
        <w:t>temperature and shallower with increasing resource supply. Where B. λ values decreases with increasing temperature (yellow color) and decreases with increasing resource suppl (purple</w:t>
      </w:r>
      <w:r w:rsidRPr="001A519E">
        <w:rPr>
          <w:rFonts w:ascii="Times New Roman" w:hAnsi="Times New Roman" w:cs="Times New Roman"/>
          <w:sz w:val="20"/>
          <w:szCs w:val="20"/>
        </w:rPr>
        <w:t xml:space="preserve"> </w:t>
      </w:r>
      <w:r w:rsidR="00916349" w:rsidRPr="001A519E">
        <w:rPr>
          <w:rFonts w:ascii="Times New Roman" w:hAnsi="Times New Roman" w:cs="Times New Roman"/>
          <w:sz w:val="20"/>
          <w:szCs w:val="20"/>
        </w:rPr>
        <w:t>color)</w:t>
      </w:r>
      <w:r w:rsidRPr="001A519E">
        <w:rPr>
          <w:rFonts w:ascii="Times New Roman" w:hAnsi="Times New Roman" w:cs="Times New Roman"/>
          <w:sz w:val="20"/>
          <w:szCs w:val="20"/>
        </w:rPr>
        <w:t xml:space="preserve"> </w:t>
      </w:r>
      <w:r w:rsidR="002A1512" w:rsidRPr="001A519E">
        <w:rPr>
          <w:rFonts w:ascii="Times New Roman" w:hAnsi="Times New Roman" w:cs="Times New Roman"/>
          <w:sz w:val="20"/>
          <w:szCs w:val="20"/>
        </w:rPr>
        <w:t xml:space="preserve">(4) Modelling predictions by </w:t>
      </w:r>
      <w:proofErr w:type="spellStart"/>
      <w:r w:rsidR="002A1512" w:rsidRPr="001A519E">
        <w:rPr>
          <w:rFonts w:ascii="Times New Roman" w:hAnsi="Times New Roman" w:cs="Times New Roman"/>
          <w:sz w:val="20"/>
          <w:szCs w:val="20"/>
        </w:rPr>
        <w:t>Binzer</w:t>
      </w:r>
      <w:proofErr w:type="spellEnd"/>
      <w:r w:rsidR="002A1512" w:rsidRPr="001A519E">
        <w:rPr>
          <w:rFonts w:ascii="Times New Roman" w:hAnsi="Times New Roman" w:cs="Times New Roman"/>
          <w:sz w:val="20"/>
          <w:szCs w:val="20"/>
        </w:rPr>
        <w:t xml:space="preserve"> et al. (2012)</w:t>
      </w:r>
      <w:r w:rsidR="0067377C" w:rsidRPr="001A519E">
        <w:rPr>
          <w:rFonts w:ascii="Times New Roman" w:hAnsi="Times New Roman" w:cs="Times New Roman"/>
          <w:sz w:val="20"/>
          <w:szCs w:val="20"/>
        </w:rPr>
        <w:t xml:space="preserve"> show that under extreme conditions, such as high resource supply and low temperature, as well as low resource supply and high temperature</w:t>
      </w:r>
      <w:r w:rsidRPr="001A519E">
        <w:rPr>
          <w:rFonts w:ascii="Times New Roman" w:hAnsi="Times New Roman" w:cs="Times New Roman"/>
          <w:sz w:val="20"/>
          <w:szCs w:val="20"/>
        </w:rPr>
        <w:t xml:space="preserve"> </w:t>
      </w:r>
      <w:r w:rsidR="00916349" w:rsidRPr="001A519E">
        <w:rPr>
          <w:rFonts w:ascii="Times New Roman" w:hAnsi="Times New Roman" w:cs="Times New Roman"/>
          <w:sz w:val="20"/>
          <w:szCs w:val="20"/>
        </w:rPr>
        <w:t>(</w:t>
      </w:r>
      <w:r w:rsidRPr="001A519E">
        <w:rPr>
          <w:rFonts w:ascii="Times New Roman" w:hAnsi="Times New Roman" w:cs="Times New Roman"/>
          <w:sz w:val="20"/>
          <w:szCs w:val="20"/>
        </w:rPr>
        <w:t>purple</w:t>
      </w:r>
      <w:r w:rsidR="00916349" w:rsidRPr="001A519E">
        <w:rPr>
          <w:rFonts w:ascii="Times New Roman" w:hAnsi="Times New Roman" w:cs="Times New Roman"/>
          <w:sz w:val="20"/>
          <w:szCs w:val="20"/>
        </w:rPr>
        <w:t xml:space="preserve"> color</w:t>
      </w:r>
      <w:r w:rsidRPr="001A519E">
        <w:rPr>
          <w:rFonts w:ascii="Times New Roman" w:hAnsi="Times New Roman" w:cs="Times New Roman"/>
          <w:sz w:val="20"/>
          <w:szCs w:val="20"/>
        </w:rPr>
        <w:t>),</w:t>
      </w:r>
      <w:r w:rsidR="0067377C" w:rsidRPr="001A519E">
        <w:rPr>
          <w:rFonts w:ascii="Times New Roman" w:hAnsi="Times New Roman" w:cs="Times New Roman"/>
          <w:sz w:val="20"/>
          <w:szCs w:val="20"/>
        </w:rPr>
        <w:t xml:space="preserve"> </w:t>
      </w:r>
      <w:r w:rsidRPr="001A519E">
        <w:rPr>
          <w:rFonts w:ascii="Times New Roman" w:hAnsi="Times New Roman" w:cs="Times New Roman"/>
          <w:sz w:val="20"/>
          <w:szCs w:val="20"/>
        </w:rPr>
        <w:t>t</w:t>
      </w:r>
      <w:r w:rsidR="0067377C" w:rsidRPr="001A519E">
        <w:rPr>
          <w:rFonts w:ascii="Times New Roman" w:hAnsi="Times New Roman" w:cs="Times New Roman"/>
          <w:sz w:val="20"/>
          <w:szCs w:val="20"/>
        </w:rPr>
        <w:t>he system destabilizes the total biomass</w:t>
      </w:r>
      <w:r w:rsidRPr="001A519E">
        <w:rPr>
          <w:rFonts w:ascii="Times New Roman" w:hAnsi="Times New Roman" w:cs="Times New Roman"/>
          <w:sz w:val="20"/>
          <w:szCs w:val="20"/>
        </w:rPr>
        <w:t xml:space="preserve"> and larger predators are in </w:t>
      </w:r>
      <w:r w:rsidR="0067377C" w:rsidRPr="001A519E">
        <w:rPr>
          <w:rFonts w:ascii="Times New Roman" w:hAnsi="Times New Roman" w:cs="Times New Roman"/>
          <w:sz w:val="20"/>
          <w:szCs w:val="20"/>
        </w:rPr>
        <w:t>starvation risk</w:t>
      </w:r>
      <w:r w:rsidRPr="001A519E">
        <w:rPr>
          <w:rFonts w:ascii="Times New Roman" w:hAnsi="Times New Roman" w:cs="Times New Roman"/>
          <w:sz w:val="20"/>
          <w:szCs w:val="20"/>
        </w:rPr>
        <w:t xml:space="preserve"> (i.e., unstable states)</w:t>
      </w:r>
      <w:r w:rsidR="0067377C" w:rsidRPr="001A519E">
        <w:rPr>
          <w:rFonts w:ascii="Times New Roman" w:hAnsi="Times New Roman" w:cs="Times New Roman"/>
          <w:sz w:val="20"/>
          <w:szCs w:val="20"/>
        </w:rPr>
        <w:t xml:space="preserve">. </w:t>
      </w:r>
      <w:r w:rsidRPr="001A519E">
        <w:rPr>
          <w:rFonts w:ascii="Times New Roman" w:hAnsi="Times New Roman" w:cs="Times New Roman"/>
          <w:sz w:val="20"/>
          <w:szCs w:val="20"/>
        </w:rPr>
        <w:t xml:space="preserve">Whereas under moderated temperature and resource supply, the system is expected to be highly </w:t>
      </w:r>
      <w:r w:rsidR="001A519E" w:rsidRPr="001A519E">
        <w:rPr>
          <w:rFonts w:ascii="Times New Roman" w:hAnsi="Times New Roman" w:cs="Times New Roman"/>
          <w:sz w:val="20"/>
          <w:szCs w:val="20"/>
        </w:rPr>
        <w:t>productive,</w:t>
      </w:r>
      <w:r w:rsidRPr="001A519E">
        <w:rPr>
          <w:rFonts w:ascii="Times New Roman" w:hAnsi="Times New Roman" w:cs="Times New Roman"/>
          <w:sz w:val="20"/>
          <w:szCs w:val="20"/>
        </w:rPr>
        <w:t xml:space="preserve"> and the total biomass may achieve the maximum productivity (yellow</w:t>
      </w:r>
      <w:r w:rsidR="00916349" w:rsidRPr="001A519E">
        <w:rPr>
          <w:rFonts w:ascii="Times New Roman" w:hAnsi="Times New Roman" w:cs="Times New Roman"/>
          <w:sz w:val="20"/>
          <w:szCs w:val="20"/>
        </w:rPr>
        <w:t xml:space="preserve"> color</w:t>
      </w:r>
      <w:r w:rsidRPr="001A519E">
        <w:rPr>
          <w:rFonts w:ascii="Times New Roman" w:hAnsi="Times New Roman" w:cs="Times New Roman"/>
          <w:sz w:val="20"/>
          <w:szCs w:val="20"/>
        </w:rPr>
        <w:t xml:space="preserve">). </w:t>
      </w:r>
    </w:p>
    <w:p w14:paraId="774F749D" w14:textId="77777777" w:rsidR="00A92619" w:rsidRPr="001A519E" w:rsidRDefault="00A92619" w:rsidP="001A519E">
      <w:pPr>
        <w:autoSpaceDE w:val="0"/>
        <w:autoSpaceDN w:val="0"/>
        <w:adjustRightInd w:val="0"/>
        <w:rPr>
          <w:rFonts w:ascii="Times New Roman" w:hAnsi="Times New Roman" w:cs="Times New Roman"/>
          <w:sz w:val="22"/>
          <w:szCs w:val="22"/>
        </w:rPr>
      </w:pPr>
    </w:p>
    <w:p w14:paraId="78D6533F" w14:textId="2F0216BD" w:rsidR="00A259D7" w:rsidRPr="001A519E" w:rsidRDefault="0076337F" w:rsidP="001A519E">
      <w:pPr>
        <w:rPr>
          <w:rFonts w:ascii="Times New Roman" w:hAnsi="Times New Roman" w:cs="Times New Roman"/>
          <w:noProof/>
        </w:rPr>
      </w:pPr>
      <w:r>
        <w:rPr>
          <w:rFonts w:ascii="Times New Roman" w:hAnsi="Times New Roman" w:cs="Times New Roman"/>
          <w:b/>
          <w:bCs/>
          <w:noProof/>
        </w:rPr>
        <w:drawing>
          <wp:inline distT="0" distB="0" distL="0" distR="0" wp14:anchorId="3FB182B5" wp14:editId="17F03E3C">
            <wp:extent cx="5731510" cy="5454650"/>
            <wp:effectExtent l="0" t="0" r="0" b="6350"/>
            <wp:docPr id="840922279" name="Immagine 1" descr="Immagine che contiene mappa, testo, atlan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22279" name="Immagine 1" descr="Immagine che contiene mappa, testo, atlante&#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454650"/>
                    </a:xfrm>
                    <a:prstGeom prst="rect">
                      <a:avLst/>
                    </a:prstGeom>
                  </pic:spPr>
                </pic:pic>
              </a:graphicData>
            </a:graphic>
          </wp:inline>
        </w:drawing>
      </w:r>
      <w:r w:rsidRPr="001A519E" w:rsidDel="0076337F">
        <w:rPr>
          <w:rFonts w:ascii="Times New Roman" w:hAnsi="Times New Roman" w:cs="Times New Roman"/>
          <w:noProof/>
        </w:rPr>
        <w:t xml:space="preserve"> </w:t>
      </w:r>
      <w:commentRangeStart w:id="155"/>
      <w:commentRangeStart w:id="156"/>
      <w:commentRangeStart w:id="157"/>
      <w:commentRangeEnd w:id="155"/>
      <w:r>
        <w:rPr>
          <w:rStyle w:val="CommentReference"/>
        </w:rPr>
        <w:commentReference w:id="155"/>
      </w:r>
      <w:commentRangeEnd w:id="156"/>
      <w:r>
        <w:rPr>
          <w:rStyle w:val="CommentReference"/>
        </w:rPr>
        <w:commentReference w:id="156"/>
      </w:r>
      <w:commentRangeEnd w:id="157"/>
      <w:r>
        <w:rPr>
          <w:rStyle w:val="CommentReference"/>
        </w:rPr>
        <w:commentReference w:id="157"/>
      </w:r>
    </w:p>
    <w:p w14:paraId="51448E46" w14:textId="77777777" w:rsidR="00A259D7" w:rsidRPr="001A519E" w:rsidRDefault="00A259D7" w:rsidP="001A519E">
      <w:pPr>
        <w:autoSpaceDE w:val="0"/>
        <w:autoSpaceDN w:val="0"/>
        <w:adjustRightInd w:val="0"/>
        <w:spacing w:line="276" w:lineRule="auto"/>
        <w:rPr>
          <w:rFonts w:ascii="Times New Roman" w:hAnsi="Times New Roman" w:cs="Times New Roman"/>
          <w:sz w:val="20"/>
          <w:szCs w:val="20"/>
        </w:rPr>
      </w:pPr>
      <w:commentRangeStart w:id="158"/>
      <w:r w:rsidRPr="001A519E">
        <w:rPr>
          <w:rFonts w:ascii="Times New Roman" w:hAnsi="Times New Roman" w:cs="Times New Roman"/>
          <w:b/>
          <w:bCs/>
          <w:sz w:val="20"/>
          <w:szCs w:val="20"/>
        </w:rPr>
        <w:t>Fig</w:t>
      </w:r>
      <w:commentRangeEnd w:id="158"/>
      <w:r w:rsidR="00035699">
        <w:rPr>
          <w:rStyle w:val="CommentReference"/>
        </w:rPr>
        <w:commentReference w:id="158"/>
      </w:r>
      <w:r w:rsidRPr="001A519E">
        <w:rPr>
          <w:rFonts w:ascii="Times New Roman" w:hAnsi="Times New Roman" w:cs="Times New Roman"/>
          <w:b/>
          <w:bCs/>
          <w:sz w:val="20"/>
          <w:szCs w:val="20"/>
        </w:rPr>
        <w:t xml:space="preserve">. 2 | </w:t>
      </w:r>
      <w:r w:rsidRPr="001A519E">
        <w:rPr>
          <w:rFonts w:ascii="Times New Roman" w:hAnsi="Times New Roman" w:cs="Times New Roman"/>
          <w:b/>
          <w:bCs/>
          <w:noProof/>
          <w:sz w:val="20"/>
          <w:szCs w:val="20"/>
        </w:rPr>
        <w:t>Variation in temperature, gross primary production (GPP), and organic matter across NEON stream sites (n = 22).</w:t>
      </w:r>
      <w:r w:rsidRPr="001A519E">
        <w:rPr>
          <w:rFonts w:ascii="Times New Roman" w:hAnsi="Times New Roman" w:cs="Times New Roman"/>
          <w:noProof/>
          <w:sz w:val="20"/>
          <w:szCs w:val="20"/>
        </w:rPr>
        <w:t xml:space="preserve"> The points are jittered slightly to remove visual overlap. Values for temperature and GPP are annual means. Values for organic matter represent standing stocks averaged over 2-4 samples per site.</w:t>
      </w:r>
    </w:p>
    <w:p w14:paraId="2E756794" w14:textId="77777777" w:rsidR="00BD4506" w:rsidRPr="001A519E" w:rsidRDefault="00BD4506" w:rsidP="001A519E">
      <w:pPr>
        <w:autoSpaceDE w:val="0"/>
        <w:autoSpaceDN w:val="0"/>
        <w:adjustRightInd w:val="0"/>
        <w:rPr>
          <w:rFonts w:ascii="Times New Roman" w:hAnsi="Times New Roman" w:cs="Times New Roman"/>
          <w:sz w:val="22"/>
          <w:szCs w:val="22"/>
        </w:rPr>
      </w:pPr>
    </w:p>
    <w:p w14:paraId="44D4C680" w14:textId="77777777" w:rsidR="00BD4506" w:rsidRPr="001A519E" w:rsidRDefault="00BD4506" w:rsidP="001A519E">
      <w:pPr>
        <w:autoSpaceDE w:val="0"/>
        <w:autoSpaceDN w:val="0"/>
        <w:adjustRightInd w:val="0"/>
        <w:rPr>
          <w:rFonts w:ascii="Times New Roman" w:hAnsi="Times New Roman" w:cs="Times New Roman"/>
          <w:sz w:val="22"/>
          <w:szCs w:val="22"/>
        </w:rPr>
      </w:pPr>
    </w:p>
    <w:p w14:paraId="0BE74DF9" w14:textId="77777777" w:rsidR="00672FDF" w:rsidRPr="001A519E" w:rsidRDefault="00672FDF" w:rsidP="001A519E">
      <w:r w:rsidRPr="001A519E">
        <w:rPr>
          <w:noProof/>
        </w:rPr>
        <w:lastRenderedPageBreak/>
        <w:drawing>
          <wp:inline distT="0" distB="0" distL="0" distR="0" wp14:anchorId="1A462B1B" wp14:editId="10F05C7D">
            <wp:extent cx="5943600" cy="5943600"/>
            <wp:effectExtent l="0" t="0" r="0" b="0"/>
            <wp:docPr id="1881405201" name="Immagine 1881405201" descr="Immagine che contiene testo, diagramma, Disegno tecnic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05201" name="Immagine 1881405201" descr="Immagine che contiene testo, diagramma, Disegno tecnico, Parallel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3A6F01F" w14:textId="77777777" w:rsidR="00672FDF" w:rsidRPr="001A519E" w:rsidRDefault="00672FDF" w:rsidP="001A519E">
      <w:pPr>
        <w:rPr>
          <w:sz w:val="20"/>
          <w:szCs w:val="20"/>
        </w:rPr>
      </w:pPr>
    </w:p>
    <w:p w14:paraId="256B8E0C" w14:textId="2525AC78" w:rsidR="0073396F" w:rsidRPr="0076337F" w:rsidRDefault="00672FDF" w:rsidP="001A519E">
      <w:pPr>
        <w:rPr>
          <w:rFonts w:ascii="Times New Roman" w:hAnsi="Times New Roman" w:cs="Times New Roman"/>
          <w:sz w:val="20"/>
          <w:szCs w:val="20"/>
        </w:rPr>
      </w:pPr>
      <w:r w:rsidRPr="001A519E">
        <w:rPr>
          <w:rFonts w:ascii="Times New Roman" w:hAnsi="Times New Roman" w:cs="Times New Roman"/>
          <w:b/>
          <w:bCs/>
          <w:sz w:val="20"/>
          <w:szCs w:val="20"/>
        </w:rPr>
        <w:t>Fig</w:t>
      </w:r>
      <w:r w:rsidR="004826A2" w:rsidRPr="001A519E">
        <w:rPr>
          <w:rFonts w:ascii="Times New Roman" w:hAnsi="Times New Roman" w:cs="Times New Roman"/>
          <w:b/>
          <w:bCs/>
          <w:sz w:val="20"/>
          <w:szCs w:val="20"/>
        </w:rPr>
        <w:t xml:space="preserve">. </w:t>
      </w:r>
      <w:r w:rsidR="00BD4506" w:rsidRPr="001A519E">
        <w:rPr>
          <w:rFonts w:ascii="Times New Roman" w:hAnsi="Times New Roman" w:cs="Times New Roman"/>
          <w:b/>
          <w:bCs/>
          <w:sz w:val="20"/>
          <w:szCs w:val="20"/>
        </w:rPr>
        <w:t>3</w:t>
      </w:r>
      <w:r w:rsidR="004826A2" w:rsidRPr="001A519E">
        <w:rPr>
          <w:rFonts w:ascii="Times New Roman" w:hAnsi="Times New Roman" w:cs="Times New Roman"/>
          <w:b/>
          <w:bCs/>
          <w:sz w:val="20"/>
          <w:szCs w:val="20"/>
        </w:rPr>
        <w:t xml:space="preserve"> |</w:t>
      </w:r>
      <w:r w:rsidRPr="001A519E">
        <w:rPr>
          <w:rFonts w:ascii="Times New Roman" w:hAnsi="Times New Roman" w:cs="Times New Roman"/>
          <w:b/>
          <w:bCs/>
          <w:sz w:val="20"/>
          <w:szCs w:val="20"/>
        </w:rPr>
        <w:t xml:space="preserve"> Relationships of the ISD and standing stock biomass across mean annual stream temperature, annual gross primary </w:t>
      </w:r>
      <w:r w:rsidR="0073396F" w:rsidRPr="001A519E">
        <w:rPr>
          <w:rFonts w:ascii="Times New Roman" w:hAnsi="Times New Roman" w:cs="Times New Roman"/>
          <w:b/>
          <w:bCs/>
          <w:sz w:val="20"/>
          <w:szCs w:val="20"/>
        </w:rPr>
        <w:t>production</w:t>
      </w:r>
      <w:r w:rsidRPr="001A519E">
        <w:rPr>
          <w:rFonts w:ascii="Times New Roman" w:hAnsi="Times New Roman" w:cs="Times New Roman"/>
          <w:b/>
          <w:bCs/>
          <w:sz w:val="20"/>
          <w:szCs w:val="20"/>
        </w:rPr>
        <w:t>, and organic matter</w:t>
      </w:r>
      <w:r w:rsidR="0076337F">
        <w:rPr>
          <w:rFonts w:ascii="Times New Roman" w:hAnsi="Times New Roman" w:cs="Times New Roman"/>
          <w:b/>
          <w:bCs/>
          <w:sz w:val="20"/>
          <w:szCs w:val="20"/>
        </w:rPr>
        <w:t xml:space="preserve"> </w:t>
      </w:r>
      <w:r w:rsidR="0076337F" w:rsidRPr="0076337F">
        <w:rPr>
          <w:rFonts w:ascii="Times New Roman" w:hAnsi="Times New Roman" w:cs="Times New Roman"/>
          <w:b/>
          <w:bCs/>
          <w:sz w:val="20"/>
          <w:szCs w:val="20"/>
        </w:rPr>
        <w:t>when consider the whole benthic food web</w:t>
      </w:r>
      <w:r w:rsidRPr="001A519E">
        <w:rPr>
          <w:rFonts w:ascii="Times New Roman" w:hAnsi="Times New Roman" w:cs="Times New Roman"/>
          <w:sz w:val="20"/>
          <w:szCs w:val="20"/>
        </w:rPr>
        <w:t xml:space="preserve">. </w:t>
      </w:r>
      <w:r w:rsidR="0073396F" w:rsidRPr="001A519E">
        <w:rPr>
          <w:rFonts w:ascii="Times New Roman" w:hAnsi="Times New Roman" w:cs="Times New Roman"/>
          <w:sz w:val="20"/>
          <w:szCs w:val="20"/>
        </w:rPr>
        <w:t xml:space="preserve">a. </w:t>
      </w:r>
      <w:r w:rsidR="00A348BC" w:rsidRPr="001A519E">
        <w:rPr>
          <w:rFonts w:ascii="Times New Roman" w:hAnsi="Times New Roman" w:cs="Times New Roman"/>
          <w:sz w:val="20"/>
          <w:szCs w:val="20"/>
        </w:rPr>
        <w:t xml:space="preserve">mean </w:t>
      </w:r>
      <w:r w:rsidR="0073396F" w:rsidRPr="001A519E">
        <w:rPr>
          <w:rFonts w:ascii="Times New Roman" w:hAnsi="Times New Roman" w:cs="Times New Roman"/>
          <w:sz w:val="20"/>
          <w:szCs w:val="20"/>
        </w:rPr>
        <w:t xml:space="preserve">temperature </w:t>
      </w:r>
      <w:r w:rsidR="00A348BC" w:rsidRPr="001A519E">
        <w:rPr>
          <w:rFonts w:ascii="Times New Roman" w:hAnsi="Times New Roman" w:cs="Times New Roman"/>
          <w:sz w:val="20"/>
          <w:szCs w:val="20"/>
        </w:rPr>
        <w:t>causes</w:t>
      </w:r>
      <w:r w:rsidR="0073396F" w:rsidRPr="001A519E">
        <w:rPr>
          <w:rFonts w:ascii="Times New Roman" w:hAnsi="Times New Roman" w:cs="Times New Roman"/>
          <w:sz w:val="20"/>
          <w:szCs w:val="20"/>
        </w:rPr>
        <w:t xml:space="preserve"> no change in ISD exponent, b. whereas cause</w:t>
      </w:r>
      <w:r w:rsidR="00A348BC" w:rsidRPr="001A519E">
        <w:rPr>
          <w:rFonts w:ascii="Times New Roman" w:hAnsi="Times New Roman" w:cs="Times New Roman"/>
          <w:sz w:val="20"/>
          <w:szCs w:val="20"/>
        </w:rPr>
        <w:t>d</w:t>
      </w:r>
      <w:r w:rsidR="0073396F" w:rsidRPr="001A519E">
        <w:rPr>
          <w:rFonts w:ascii="Times New Roman" w:hAnsi="Times New Roman" w:cs="Times New Roman"/>
          <w:sz w:val="20"/>
          <w:szCs w:val="20"/>
        </w:rPr>
        <w:t xml:space="preserve"> an increase in standing stock biomass. </w:t>
      </w:r>
      <w:r w:rsidR="00A348BC" w:rsidRPr="001A519E">
        <w:rPr>
          <w:rFonts w:ascii="Times New Roman" w:hAnsi="Times New Roman" w:cs="Times New Roman"/>
          <w:sz w:val="20"/>
          <w:szCs w:val="20"/>
        </w:rPr>
        <w:t>In addition, c. temperature causes no change in ISD across 25</w:t>
      </w:r>
      <w:r w:rsidR="00A348BC" w:rsidRPr="001A519E">
        <w:rPr>
          <w:rFonts w:ascii="Times New Roman" w:hAnsi="Times New Roman" w:cs="Times New Roman"/>
          <w:sz w:val="20"/>
          <w:szCs w:val="20"/>
          <w:vertAlign w:val="superscript"/>
        </w:rPr>
        <w:t>th</w:t>
      </w:r>
      <w:r w:rsidR="00A348BC" w:rsidRPr="001A519E">
        <w:rPr>
          <w:rFonts w:ascii="Times New Roman" w:hAnsi="Times New Roman" w:cs="Times New Roman"/>
          <w:sz w:val="20"/>
          <w:szCs w:val="20"/>
        </w:rPr>
        <w:t>, 50</w:t>
      </w:r>
      <w:r w:rsidR="00A348BC" w:rsidRPr="001A519E">
        <w:rPr>
          <w:rFonts w:ascii="Times New Roman" w:hAnsi="Times New Roman" w:cs="Times New Roman"/>
          <w:sz w:val="20"/>
          <w:szCs w:val="20"/>
          <w:vertAlign w:val="superscript"/>
        </w:rPr>
        <w:t>th</w:t>
      </w:r>
      <w:r w:rsidR="00A348BC" w:rsidRPr="001A519E">
        <w:rPr>
          <w:rFonts w:ascii="Times New Roman" w:hAnsi="Times New Roman" w:cs="Times New Roman"/>
          <w:sz w:val="20"/>
          <w:szCs w:val="20"/>
        </w:rPr>
        <w:t>, and 75</w:t>
      </w:r>
      <w:r w:rsidR="00A348BC" w:rsidRPr="001A519E">
        <w:rPr>
          <w:rFonts w:ascii="Times New Roman" w:hAnsi="Times New Roman" w:cs="Times New Roman"/>
          <w:sz w:val="20"/>
          <w:szCs w:val="20"/>
          <w:vertAlign w:val="superscript"/>
        </w:rPr>
        <w:t>th</w:t>
      </w:r>
      <w:r w:rsidR="00A348BC" w:rsidRPr="001A519E">
        <w:rPr>
          <w:rFonts w:ascii="Times New Roman" w:hAnsi="Times New Roman" w:cs="Times New Roman"/>
          <w:sz w:val="20"/>
          <w:szCs w:val="20"/>
        </w:rPr>
        <w:t xml:space="preserve"> quantiles of organic matter (ln OM) and gross primary production (ln GPP).  However, d. temperature caused an increase in standing stock biomass only under low ln GPP and no change under the other combined conditions of ln OM and ln GPP. </w:t>
      </w:r>
      <w:r w:rsidR="0076337F" w:rsidRPr="0076337F">
        <w:rPr>
          <w:rFonts w:ascii="Times New Roman" w:hAnsi="Times New Roman" w:cs="Times New Roman"/>
          <w:sz w:val="20"/>
          <w:szCs w:val="20"/>
        </w:rPr>
        <w:t>Our temperature and resource gradient are substantial for global stream ecosystems. Our temperature range 20°C covers the global gradient in stream ecosystems globally (</w:t>
      </w:r>
      <w:proofErr w:type="spellStart"/>
      <w:r w:rsidR="0076337F" w:rsidRPr="0076337F">
        <w:rPr>
          <w:rFonts w:ascii="Times New Roman" w:hAnsi="Times New Roman" w:cs="Times New Roman"/>
          <w:sz w:val="20"/>
          <w:szCs w:val="20"/>
        </w:rPr>
        <w:t>biblio</w:t>
      </w:r>
      <w:proofErr w:type="spellEnd"/>
      <w:r w:rsidR="0076337F" w:rsidRPr="0076337F">
        <w:rPr>
          <w:rFonts w:ascii="Times New Roman" w:hAnsi="Times New Roman" w:cs="Times New Roman"/>
          <w:sz w:val="20"/>
          <w:szCs w:val="20"/>
        </w:rPr>
        <w:t>). In addition, organic matter is consistent with the two order of magnitude range in streams of North America (Webster and Meyer 1997), as well GPP, with a range from 300 to 11000 g Cm-2/</w:t>
      </w:r>
      <w:proofErr w:type="spellStart"/>
      <w:r w:rsidR="0076337F" w:rsidRPr="0076337F">
        <w:rPr>
          <w:rFonts w:ascii="Times New Roman" w:hAnsi="Times New Roman" w:cs="Times New Roman"/>
          <w:sz w:val="20"/>
          <w:szCs w:val="20"/>
        </w:rPr>
        <w:t>yr</w:t>
      </w:r>
      <w:proofErr w:type="spellEnd"/>
      <w:r w:rsidR="0076337F" w:rsidRPr="0076337F">
        <w:rPr>
          <w:rFonts w:ascii="Times New Roman" w:hAnsi="Times New Roman" w:cs="Times New Roman"/>
          <w:sz w:val="20"/>
          <w:szCs w:val="20"/>
        </w:rPr>
        <w:t>, that is more than twice the observed GPP in North America (Bernhardt et al. 2022). Therefore, our finding may contribute to a more general understanding of stream ecosystems ranging from resource-poor to resource-rich stream, as well as from cool to warm ones.</w:t>
      </w:r>
    </w:p>
    <w:p w14:paraId="170E51BF" w14:textId="77777777" w:rsidR="00672FDF" w:rsidRPr="001A519E" w:rsidRDefault="00672FDF" w:rsidP="001A519E"/>
    <w:p w14:paraId="1B62DA8A" w14:textId="77777777" w:rsidR="00672FDF" w:rsidRPr="001A519E" w:rsidRDefault="00672FDF" w:rsidP="001A519E">
      <w:r w:rsidRPr="001A519E">
        <w:rPr>
          <w:noProof/>
        </w:rPr>
        <w:lastRenderedPageBreak/>
        <w:drawing>
          <wp:inline distT="0" distB="0" distL="0" distR="0" wp14:anchorId="7018EB4B" wp14:editId="77D60AF0">
            <wp:extent cx="6000506" cy="4234375"/>
            <wp:effectExtent l="0" t="0" r="0" b="0"/>
            <wp:docPr id="3" name="Picture 3" descr="Immagine che contiene testo, schermata, Policrom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magine che contiene testo, schermata, Policromia, diagramma&#10;&#10;Descrizione generata automaticamente"/>
                    <pic:cNvPicPr/>
                  </pic:nvPicPr>
                  <pic:blipFill rotWithShape="1">
                    <a:blip r:embed="rId14" cstate="print">
                      <a:extLst>
                        <a:ext uri="{28A0092B-C50C-407E-A947-70E740481C1C}">
                          <a14:useLocalDpi xmlns:a14="http://schemas.microsoft.com/office/drawing/2010/main" val="0"/>
                        </a:ext>
                      </a:extLst>
                    </a:blip>
                    <a:srcRect l="1893"/>
                    <a:stretch/>
                  </pic:blipFill>
                  <pic:spPr bwMode="auto">
                    <a:xfrm>
                      <a:off x="0" y="0"/>
                      <a:ext cx="6002716" cy="4235935"/>
                    </a:xfrm>
                    <a:prstGeom prst="rect">
                      <a:avLst/>
                    </a:prstGeom>
                    <a:ln>
                      <a:noFill/>
                    </a:ln>
                    <a:extLst>
                      <a:ext uri="{53640926-AAD7-44D8-BBD7-CCE9431645EC}">
                        <a14:shadowObscured xmlns:a14="http://schemas.microsoft.com/office/drawing/2010/main"/>
                      </a:ext>
                    </a:extLst>
                  </pic:spPr>
                </pic:pic>
              </a:graphicData>
            </a:graphic>
          </wp:inline>
        </w:drawing>
      </w:r>
    </w:p>
    <w:p w14:paraId="3A66A4EB" w14:textId="77777777" w:rsidR="00672FDF" w:rsidRPr="001A519E" w:rsidRDefault="00672FDF" w:rsidP="001A519E"/>
    <w:p w14:paraId="505BBC05" w14:textId="5843A4BF" w:rsidR="0073396F" w:rsidRPr="001A519E" w:rsidRDefault="00672FDF" w:rsidP="001A519E">
      <w:pPr>
        <w:autoSpaceDE w:val="0"/>
        <w:autoSpaceDN w:val="0"/>
        <w:adjustRightInd w:val="0"/>
        <w:spacing w:line="276" w:lineRule="auto"/>
        <w:rPr>
          <w:rFonts w:ascii="Times New Roman" w:hAnsi="Times New Roman" w:cs="Times New Roman"/>
          <w:sz w:val="20"/>
          <w:szCs w:val="20"/>
        </w:rPr>
      </w:pPr>
      <w:r w:rsidRPr="001A519E">
        <w:rPr>
          <w:rFonts w:ascii="Times New Roman" w:hAnsi="Times New Roman" w:cs="Times New Roman"/>
          <w:b/>
          <w:bCs/>
          <w:sz w:val="20"/>
          <w:szCs w:val="20"/>
        </w:rPr>
        <w:t>Fig</w:t>
      </w:r>
      <w:r w:rsidR="004826A2" w:rsidRPr="001A519E">
        <w:rPr>
          <w:rFonts w:ascii="Times New Roman" w:hAnsi="Times New Roman" w:cs="Times New Roman"/>
          <w:b/>
          <w:bCs/>
          <w:sz w:val="20"/>
          <w:szCs w:val="20"/>
        </w:rPr>
        <w:t xml:space="preserve">. </w:t>
      </w:r>
      <w:r w:rsidR="00BD4506" w:rsidRPr="001A519E">
        <w:rPr>
          <w:rFonts w:ascii="Times New Roman" w:hAnsi="Times New Roman" w:cs="Times New Roman"/>
          <w:b/>
          <w:bCs/>
          <w:sz w:val="20"/>
          <w:szCs w:val="20"/>
        </w:rPr>
        <w:t>4</w:t>
      </w:r>
      <w:r w:rsidR="004826A2" w:rsidRPr="001A519E">
        <w:rPr>
          <w:rFonts w:ascii="Times New Roman" w:hAnsi="Times New Roman" w:cs="Times New Roman"/>
          <w:b/>
          <w:bCs/>
          <w:sz w:val="20"/>
          <w:szCs w:val="20"/>
        </w:rPr>
        <w:t xml:space="preserve"> | </w:t>
      </w:r>
      <w:r w:rsidRPr="001A519E">
        <w:rPr>
          <w:rFonts w:ascii="Times New Roman" w:hAnsi="Times New Roman" w:cs="Times New Roman"/>
          <w:b/>
          <w:bCs/>
          <w:sz w:val="20"/>
          <w:szCs w:val="20"/>
        </w:rPr>
        <w:t>Model prediction</w:t>
      </w:r>
      <w:r w:rsidR="004826A2" w:rsidRPr="001A519E">
        <w:rPr>
          <w:rFonts w:ascii="Times New Roman" w:hAnsi="Times New Roman" w:cs="Times New Roman"/>
          <w:b/>
          <w:bCs/>
          <w:sz w:val="20"/>
          <w:szCs w:val="20"/>
        </w:rPr>
        <w:t>s</w:t>
      </w:r>
      <w:r w:rsidRPr="001A519E">
        <w:rPr>
          <w:rFonts w:ascii="Times New Roman" w:hAnsi="Times New Roman" w:cs="Times New Roman"/>
          <w:b/>
          <w:bCs/>
          <w:sz w:val="20"/>
          <w:szCs w:val="20"/>
        </w:rPr>
        <w:t xml:space="preserve"> of the ISD exponent and standing stock biomass</w:t>
      </w:r>
      <w:r w:rsidR="000F45BD" w:rsidRPr="001A519E">
        <w:rPr>
          <w:rFonts w:ascii="Times New Roman" w:hAnsi="Times New Roman" w:cs="Times New Roman"/>
          <w:sz w:val="20"/>
          <w:szCs w:val="20"/>
        </w:rPr>
        <w:t>.</w:t>
      </w:r>
      <w:r w:rsidRPr="001A519E">
        <w:rPr>
          <w:rFonts w:ascii="Times New Roman" w:hAnsi="Times New Roman" w:cs="Times New Roman"/>
          <w:sz w:val="20"/>
          <w:szCs w:val="20"/>
        </w:rPr>
        <w:t xml:space="preserve"> </w:t>
      </w:r>
      <w:r w:rsidR="000F45BD" w:rsidRPr="001A519E">
        <w:rPr>
          <w:rFonts w:ascii="Times New Roman" w:hAnsi="Times New Roman" w:cs="Times New Roman"/>
          <w:sz w:val="20"/>
          <w:szCs w:val="20"/>
        </w:rPr>
        <w:t>a. increasing mean annual stream temperature</w:t>
      </w:r>
      <w:r w:rsidR="0073396F" w:rsidRPr="001A519E">
        <w:rPr>
          <w:rFonts w:ascii="Times New Roman" w:hAnsi="Times New Roman" w:cs="Times New Roman"/>
          <w:sz w:val="20"/>
          <w:szCs w:val="20"/>
        </w:rPr>
        <w:t xml:space="preserve"> (°C)</w:t>
      </w:r>
      <w:r w:rsidR="000F45BD" w:rsidRPr="001A519E">
        <w:rPr>
          <w:rFonts w:ascii="Times New Roman" w:hAnsi="Times New Roman" w:cs="Times New Roman"/>
          <w:sz w:val="20"/>
          <w:szCs w:val="20"/>
        </w:rPr>
        <w:t xml:space="preserve"> cause no change in ISD exponent </w:t>
      </w:r>
      <w:r w:rsidR="0073396F" w:rsidRPr="001A519E">
        <w:rPr>
          <w:rFonts w:ascii="Times New Roman" w:hAnsi="Times New Roman" w:cs="Times New Roman"/>
          <w:sz w:val="20"/>
          <w:szCs w:val="20"/>
        </w:rPr>
        <w:t xml:space="preserve">(no color changes) </w:t>
      </w:r>
      <w:r w:rsidRPr="001A519E">
        <w:rPr>
          <w:rFonts w:ascii="Times New Roman" w:hAnsi="Times New Roman" w:cs="Times New Roman"/>
          <w:sz w:val="20"/>
          <w:szCs w:val="20"/>
        </w:rPr>
        <w:t>across continuous values of annual gross primary production (ln GPP) and mean annual stream temperature at three levels of standing stock organic matter (OM; 25</w:t>
      </w:r>
      <w:r w:rsidRPr="001A519E">
        <w:rPr>
          <w:rFonts w:ascii="Times New Roman" w:hAnsi="Times New Roman" w:cs="Times New Roman"/>
          <w:sz w:val="20"/>
          <w:szCs w:val="20"/>
          <w:vertAlign w:val="superscript"/>
        </w:rPr>
        <w:t>th</w:t>
      </w:r>
      <w:r w:rsidRPr="001A519E">
        <w:rPr>
          <w:rFonts w:ascii="Times New Roman" w:hAnsi="Times New Roman" w:cs="Times New Roman"/>
          <w:sz w:val="20"/>
          <w:szCs w:val="20"/>
        </w:rPr>
        <w:t>, 50</w:t>
      </w:r>
      <w:r w:rsidRPr="001A519E">
        <w:rPr>
          <w:rFonts w:ascii="Times New Roman" w:hAnsi="Times New Roman" w:cs="Times New Roman"/>
          <w:sz w:val="20"/>
          <w:szCs w:val="20"/>
          <w:vertAlign w:val="superscript"/>
        </w:rPr>
        <w:t>th</w:t>
      </w:r>
      <w:r w:rsidRPr="001A519E">
        <w:rPr>
          <w:rFonts w:ascii="Times New Roman" w:hAnsi="Times New Roman" w:cs="Times New Roman"/>
          <w:sz w:val="20"/>
          <w:szCs w:val="20"/>
        </w:rPr>
        <w:t>, and 75</w:t>
      </w:r>
      <w:r w:rsidRPr="001A519E">
        <w:rPr>
          <w:rFonts w:ascii="Times New Roman" w:hAnsi="Times New Roman" w:cs="Times New Roman"/>
          <w:sz w:val="20"/>
          <w:szCs w:val="20"/>
          <w:vertAlign w:val="superscript"/>
        </w:rPr>
        <w:t>th</w:t>
      </w:r>
      <w:r w:rsidRPr="001A519E">
        <w:rPr>
          <w:rFonts w:ascii="Times New Roman" w:hAnsi="Times New Roman" w:cs="Times New Roman"/>
          <w:sz w:val="20"/>
          <w:szCs w:val="20"/>
        </w:rPr>
        <w:t xml:space="preserve"> quantiles). </w:t>
      </w:r>
      <w:r w:rsidR="0073396F" w:rsidRPr="001A519E">
        <w:rPr>
          <w:rFonts w:ascii="Times New Roman" w:hAnsi="Times New Roman" w:cs="Times New Roman"/>
          <w:sz w:val="20"/>
          <w:szCs w:val="20"/>
        </w:rPr>
        <w:t>b. increasing temperature increased standing stock biomass only under low ln GPP, whereas caused no changes under the other conditions (green dots correspond values of ln GPP and mean annual stream temperature across the 22 NEON sites). This is because the strongest changes (color changes) occur for environmental conditions that are not present in the NEON sites (e.g., high GPP/low temperature or low GPP/high temperature).</w:t>
      </w:r>
    </w:p>
    <w:p w14:paraId="5BD60FC8" w14:textId="77777777" w:rsidR="00BD4506" w:rsidRPr="001A519E" w:rsidRDefault="00BD4506" w:rsidP="001A519E">
      <w:pPr>
        <w:rPr>
          <w:rFonts w:ascii="Times New Roman" w:hAnsi="Times New Roman" w:cs="Times New Roman"/>
        </w:rPr>
      </w:pPr>
      <w:r w:rsidRPr="001A519E">
        <w:rPr>
          <w:rFonts w:ascii="Times New Roman" w:hAnsi="Times New Roman" w:cs="Times New Roman"/>
          <w:noProof/>
        </w:rPr>
        <w:lastRenderedPageBreak/>
        <w:drawing>
          <wp:inline distT="0" distB="0" distL="0" distR="0" wp14:anchorId="46E5208C" wp14:editId="4DD5B5EA">
            <wp:extent cx="6093529" cy="4687330"/>
            <wp:effectExtent l="0" t="0" r="2540" b="0"/>
            <wp:docPr id="12" name="Picture 12" descr="Immagine che contiene testo,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magine che contiene testo, modell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6375" cy="4689519"/>
                    </a:xfrm>
                    <a:prstGeom prst="rect">
                      <a:avLst/>
                    </a:prstGeom>
                  </pic:spPr>
                </pic:pic>
              </a:graphicData>
            </a:graphic>
          </wp:inline>
        </w:drawing>
      </w:r>
    </w:p>
    <w:p w14:paraId="2BD93579" w14:textId="63716DE5" w:rsidR="00BD4506" w:rsidRPr="001A519E" w:rsidRDefault="00BD4506" w:rsidP="001A519E">
      <w:pPr>
        <w:autoSpaceDE w:val="0"/>
        <w:autoSpaceDN w:val="0"/>
        <w:adjustRightInd w:val="0"/>
        <w:spacing w:line="276" w:lineRule="auto"/>
        <w:rPr>
          <w:rFonts w:ascii="Times New Roman" w:hAnsi="Times New Roman" w:cs="Times New Roman"/>
        </w:rPr>
      </w:pPr>
      <w:r w:rsidRPr="001A519E">
        <w:rPr>
          <w:rFonts w:ascii="Times New Roman" w:hAnsi="Times New Roman" w:cs="Times New Roman"/>
          <w:b/>
          <w:bCs/>
          <w:sz w:val="20"/>
          <w:szCs w:val="20"/>
        </w:rPr>
        <w:t>Fig. 5 | Forecasts of ISD’s and total community biomass based on models trained on data from 2016 through 2021.</w:t>
      </w:r>
      <w:r w:rsidRPr="001A519E">
        <w:rPr>
          <w:rFonts w:ascii="Times New Roman" w:hAnsi="Times New Roman" w:cs="Times New Roman"/>
          <w:sz w:val="20"/>
          <w:szCs w:val="20"/>
        </w:rPr>
        <w:t xml:space="preserve"> a. the 2016 to 2021 the yearly ISD showed no changes across stream sites </w:t>
      </w:r>
      <w:proofErr w:type="gramStart"/>
      <w:r w:rsidRPr="001A519E">
        <w:rPr>
          <w:rFonts w:ascii="Times New Roman" w:hAnsi="Times New Roman" w:cs="Times New Roman"/>
          <w:sz w:val="20"/>
          <w:szCs w:val="20"/>
        </w:rPr>
        <w:t>The</w:t>
      </w:r>
      <w:proofErr w:type="gramEnd"/>
      <w:r w:rsidRPr="001A519E">
        <w:rPr>
          <w:rFonts w:ascii="Times New Roman" w:hAnsi="Times New Roman" w:cs="Times New Roman"/>
          <w:sz w:val="20"/>
          <w:szCs w:val="20"/>
        </w:rPr>
        <w:t xml:space="preserve"> forecast for 2022 (gray-filled densities) shows the future ISD exponent value (the dots are data collected in 2022). Posterior predictive distribution was used for the forecasts, with vertical lines at the 50</w:t>
      </w:r>
      <w:r w:rsidRPr="001A519E">
        <w:rPr>
          <w:rFonts w:ascii="Times New Roman" w:hAnsi="Times New Roman" w:cs="Times New Roman"/>
          <w:sz w:val="20"/>
          <w:szCs w:val="20"/>
          <w:vertAlign w:val="superscript"/>
        </w:rPr>
        <w:t>th</w:t>
      </w:r>
      <w:r w:rsidRPr="001A519E">
        <w:rPr>
          <w:rFonts w:ascii="Times New Roman" w:hAnsi="Times New Roman" w:cs="Times New Roman"/>
          <w:sz w:val="20"/>
          <w:szCs w:val="20"/>
        </w:rPr>
        <w:t>, 75</w:t>
      </w:r>
      <w:r w:rsidRPr="001A519E">
        <w:rPr>
          <w:rFonts w:ascii="Times New Roman" w:hAnsi="Times New Roman" w:cs="Times New Roman"/>
          <w:sz w:val="20"/>
          <w:szCs w:val="20"/>
          <w:vertAlign w:val="superscript"/>
        </w:rPr>
        <w:t>th</w:t>
      </w:r>
      <w:r w:rsidRPr="001A519E">
        <w:rPr>
          <w:rFonts w:ascii="Times New Roman" w:hAnsi="Times New Roman" w:cs="Times New Roman"/>
          <w:sz w:val="20"/>
          <w:szCs w:val="20"/>
        </w:rPr>
        <w:t>, and 95</w:t>
      </w:r>
      <w:r w:rsidRPr="001A519E">
        <w:rPr>
          <w:rFonts w:ascii="Times New Roman" w:hAnsi="Times New Roman" w:cs="Times New Roman"/>
          <w:sz w:val="20"/>
          <w:szCs w:val="20"/>
          <w:vertAlign w:val="superscript"/>
        </w:rPr>
        <w:t>th</w:t>
      </w:r>
      <w:r w:rsidRPr="001A519E">
        <w:rPr>
          <w:rFonts w:ascii="Times New Roman" w:hAnsi="Times New Roman" w:cs="Times New Roman"/>
          <w:sz w:val="20"/>
          <w:szCs w:val="20"/>
        </w:rPr>
        <w:t xml:space="preserve"> quantile, where 95</w:t>
      </w:r>
      <w:r w:rsidRPr="001A519E">
        <w:rPr>
          <w:rFonts w:ascii="Times New Roman" w:hAnsi="Times New Roman" w:cs="Times New Roman"/>
          <w:sz w:val="20"/>
          <w:szCs w:val="20"/>
          <w:vertAlign w:val="superscript"/>
        </w:rPr>
        <w:t>th</w:t>
      </w:r>
      <w:r w:rsidRPr="001A519E">
        <w:rPr>
          <w:rFonts w:ascii="Times New Roman" w:hAnsi="Times New Roman" w:cs="Times New Roman"/>
          <w:sz w:val="20"/>
          <w:szCs w:val="20"/>
        </w:rPr>
        <w:t xml:space="preserve"> is difficult to see. b. the 2016 to 2021 the yearly total biomass showed no changes across stream sites. The forecast for 2022 (gray-filled densities) shows the future total community biomass (the dots are data collected in 2022). In each case where 2022 data are available for both a. and b., the observed values (dots) fall within the 95% prediction intervals of the forecasts.</w:t>
      </w:r>
    </w:p>
    <w:p w14:paraId="1C47B2CE" w14:textId="77777777" w:rsidR="008B6569" w:rsidRPr="001A519E" w:rsidRDefault="008B6569" w:rsidP="001A519E">
      <w:pPr>
        <w:rPr>
          <w:rFonts w:cstheme="minorHAnsi"/>
          <w:b/>
          <w:sz w:val="22"/>
          <w:szCs w:val="22"/>
        </w:rPr>
      </w:pPr>
    </w:p>
    <w:p w14:paraId="02A84835" w14:textId="77777777" w:rsidR="003632CC" w:rsidRDefault="003632CC" w:rsidP="001A519E">
      <w:pPr>
        <w:rPr>
          <w:ins w:id="159" w:author="Wesner, Jeff S" w:date="2023-06-27T21:40:00Z"/>
          <w:rFonts w:ascii="Times New Roman" w:hAnsi="Times New Roman" w:cs="Times New Roman"/>
          <w:b/>
        </w:rPr>
      </w:pPr>
    </w:p>
    <w:p w14:paraId="0AD64FCE" w14:textId="1BC07793" w:rsidR="003632CC" w:rsidRDefault="00383761" w:rsidP="001A519E">
      <w:pPr>
        <w:rPr>
          <w:ins w:id="160" w:author="Wesner, Jeff S" w:date="2023-06-27T21:44:00Z"/>
          <w:rFonts w:ascii="Times New Roman" w:hAnsi="Times New Roman" w:cs="Times New Roman"/>
          <w:b/>
        </w:rPr>
      </w:pPr>
      <w:ins w:id="161" w:author="Wesner, Jeff S" w:date="2023-06-27T21:43:00Z">
        <w:r>
          <w:rPr>
            <w:rFonts w:ascii="Times New Roman" w:hAnsi="Times New Roman" w:cs="Times New Roman"/>
            <w:b/>
            <w:noProof/>
          </w:rPr>
          <w:lastRenderedPageBreak/>
          <w:drawing>
            <wp:inline distT="0" distB="0" distL="0" distR="0" wp14:anchorId="5E36CE1D" wp14:editId="212F55E2">
              <wp:extent cx="5731510" cy="70542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wo_panel_simulation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7054215"/>
                      </a:xfrm>
                      <a:prstGeom prst="rect">
                        <a:avLst/>
                      </a:prstGeom>
                    </pic:spPr>
                  </pic:pic>
                </a:graphicData>
              </a:graphic>
            </wp:inline>
          </w:drawing>
        </w:r>
      </w:ins>
    </w:p>
    <w:p w14:paraId="5BF443B7" w14:textId="1EE5A992" w:rsidR="00AA4C0F" w:rsidRPr="001A519E" w:rsidRDefault="00AA4C0F" w:rsidP="00AA4C0F">
      <w:pPr>
        <w:autoSpaceDE w:val="0"/>
        <w:autoSpaceDN w:val="0"/>
        <w:adjustRightInd w:val="0"/>
        <w:spacing w:line="276" w:lineRule="auto"/>
        <w:rPr>
          <w:ins w:id="162" w:author="Wesner, Jeff S" w:date="2023-06-27T21:44:00Z"/>
          <w:rFonts w:ascii="Times New Roman" w:hAnsi="Times New Roman" w:cs="Times New Roman"/>
        </w:rPr>
      </w:pPr>
      <w:ins w:id="163" w:author="Wesner, Jeff S" w:date="2023-06-27T21:44:00Z">
        <w:r w:rsidRPr="001A519E">
          <w:rPr>
            <w:rFonts w:ascii="Times New Roman" w:hAnsi="Times New Roman" w:cs="Times New Roman"/>
            <w:b/>
            <w:bCs/>
            <w:sz w:val="20"/>
            <w:szCs w:val="20"/>
          </w:rPr>
          <w:t xml:space="preserve">Fig. </w:t>
        </w:r>
        <w:r>
          <w:rPr>
            <w:rFonts w:ascii="Times New Roman" w:hAnsi="Times New Roman" w:cs="Times New Roman"/>
            <w:b/>
            <w:bCs/>
            <w:sz w:val="20"/>
            <w:szCs w:val="20"/>
          </w:rPr>
          <w:t>6</w:t>
        </w:r>
        <w:r w:rsidRPr="001A519E">
          <w:rPr>
            <w:rFonts w:ascii="Times New Roman" w:hAnsi="Times New Roman" w:cs="Times New Roman"/>
            <w:b/>
            <w:bCs/>
            <w:sz w:val="20"/>
            <w:szCs w:val="20"/>
          </w:rPr>
          <w:t xml:space="preserve"> | </w:t>
        </w:r>
        <w:r w:rsidR="001E5B62">
          <w:rPr>
            <w:rFonts w:ascii="Times New Roman" w:hAnsi="Times New Roman" w:cs="Times New Roman"/>
            <w:b/>
            <w:bCs/>
            <w:sz w:val="20"/>
            <w:szCs w:val="20"/>
          </w:rPr>
          <w:t xml:space="preserve">Shallow metabolic-mass scaling in </w:t>
        </w:r>
      </w:ins>
      <w:ins w:id="164" w:author="Wesner, Jeff S" w:date="2023-06-27T21:45:00Z">
        <w:r w:rsidR="001E5B62">
          <w:rPr>
            <w:rFonts w:ascii="Times New Roman" w:hAnsi="Times New Roman" w:cs="Times New Roman"/>
            <w:b/>
            <w:bCs/>
            <w:sz w:val="20"/>
            <w:szCs w:val="20"/>
          </w:rPr>
          <w:t>freshwater insects and simulations of lambda</w:t>
        </w:r>
      </w:ins>
      <w:ins w:id="165" w:author="Wesner, Jeff S" w:date="2023-06-27T21:44:00Z">
        <w:r w:rsidRPr="001A519E">
          <w:rPr>
            <w:rFonts w:ascii="Times New Roman" w:hAnsi="Times New Roman" w:cs="Times New Roman"/>
            <w:b/>
            <w:bCs/>
            <w:sz w:val="20"/>
            <w:szCs w:val="20"/>
          </w:rPr>
          <w:t>.</w:t>
        </w:r>
        <w:r w:rsidRPr="001A519E">
          <w:rPr>
            <w:rFonts w:ascii="Times New Roman" w:hAnsi="Times New Roman" w:cs="Times New Roman"/>
            <w:sz w:val="20"/>
            <w:szCs w:val="20"/>
          </w:rPr>
          <w:t xml:space="preserve"> </w:t>
        </w:r>
      </w:ins>
      <w:ins w:id="166" w:author="Wesner, Jeff S" w:date="2023-06-27T21:45:00Z">
        <w:r w:rsidR="001E5B62">
          <w:rPr>
            <w:rFonts w:ascii="Times New Roman" w:hAnsi="Times New Roman" w:cs="Times New Roman"/>
            <w:sz w:val="20"/>
            <w:szCs w:val="20"/>
          </w:rPr>
          <w:t>a-d</w:t>
        </w:r>
      </w:ins>
      <w:ins w:id="167" w:author="Wesner, Jeff S" w:date="2023-06-27T21:44:00Z">
        <w:r w:rsidRPr="001A519E">
          <w:rPr>
            <w:rFonts w:ascii="Times New Roman" w:hAnsi="Times New Roman" w:cs="Times New Roman"/>
            <w:sz w:val="20"/>
            <w:szCs w:val="20"/>
          </w:rPr>
          <w:t xml:space="preserve">. </w:t>
        </w:r>
      </w:ins>
      <w:ins w:id="168" w:author="Wesner, Jeff S" w:date="2023-06-27T21:45:00Z">
        <w:r w:rsidR="00BC3EF3">
          <w:rPr>
            <w:rFonts w:ascii="Times New Roman" w:hAnsi="Times New Roman" w:cs="Times New Roman"/>
            <w:sz w:val="20"/>
            <w:szCs w:val="20"/>
          </w:rPr>
          <w:t>Metabolic-mass scaling of 412 larval aquatic insects me</w:t>
        </w:r>
      </w:ins>
      <w:ins w:id="169" w:author="Wesner, Jeff S" w:date="2023-06-27T21:46:00Z">
        <w:r w:rsidR="00BC3EF3">
          <w:rPr>
            <w:rFonts w:ascii="Times New Roman" w:hAnsi="Times New Roman" w:cs="Times New Roman"/>
            <w:sz w:val="20"/>
            <w:szCs w:val="20"/>
          </w:rPr>
          <w:t>asured under four experimental conditions in stream mesocosms (</w:t>
        </w:r>
        <w:r w:rsidR="006F2926">
          <w:rPr>
            <w:rFonts w:ascii="Times New Roman" w:hAnsi="Times New Roman" w:cs="Times New Roman"/>
            <w:sz w:val="20"/>
            <w:szCs w:val="20"/>
          </w:rPr>
          <w:t>ambient temperatures without fish, ambient temperatures with fish, heated (+4C) without fish, and heated (+4C) with fish</w:t>
        </w:r>
      </w:ins>
      <w:ins w:id="170" w:author="Wesner, Jeff S" w:date="2023-06-27T21:47:00Z">
        <w:r w:rsidR="00C20D79">
          <w:rPr>
            <w:rFonts w:ascii="Times New Roman" w:hAnsi="Times New Roman" w:cs="Times New Roman"/>
            <w:sz w:val="20"/>
            <w:szCs w:val="20"/>
          </w:rPr>
          <w:t>. Temperature increased overall metabolic rates, but did not alter metabolic-mass scaling, which averaged 0.4±0.07 (</w:t>
        </w:r>
      </w:ins>
      <w:ins w:id="171" w:author="Wesner, Jeff S" w:date="2023-06-27T21:48:00Z">
        <w:r w:rsidR="00C20D79">
          <w:rPr>
            <w:rFonts w:ascii="Times New Roman" w:hAnsi="Times New Roman" w:cs="Times New Roman"/>
            <w:sz w:val="20"/>
            <w:szCs w:val="20"/>
          </w:rPr>
          <w:t xml:space="preserve">posterior </w:t>
        </w:r>
      </w:ins>
      <w:ins w:id="172" w:author="Wesner, Jeff S" w:date="2023-06-27T21:47:00Z">
        <w:r w:rsidR="00C20D79">
          <w:rPr>
            <w:rFonts w:ascii="Times New Roman" w:hAnsi="Times New Roman" w:cs="Times New Roman"/>
            <w:sz w:val="20"/>
            <w:szCs w:val="20"/>
          </w:rPr>
          <w:t xml:space="preserve">mean </w:t>
        </w:r>
      </w:ins>
      <w:ins w:id="173" w:author="Wesner, Jeff S" w:date="2023-06-27T21:48:00Z">
        <w:r w:rsidR="00C20D79">
          <w:rPr>
            <w:rFonts w:ascii="Times New Roman" w:hAnsi="Times New Roman" w:cs="Times New Roman"/>
            <w:sz w:val="20"/>
            <w:szCs w:val="20"/>
          </w:rPr>
          <w:t>±</w:t>
        </w:r>
        <w:r w:rsidR="00C20D79">
          <w:rPr>
            <w:rFonts w:ascii="Times New Roman" w:hAnsi="Times New Roman" w:cs="Times New Roman"/>
            <w:sz w:val="20"/>
            <w:szCs w:val="20"/>
          </w:rPr>
          <w:t xml:space="preserve"> sd)</w:t>
        </w:r>
      </w:ins>
      <w:ins w:id="174" w:author="Wesner, Jeff S" w:date="2023-06-27T21:49:00Z">
        <w:r w:rsidR="00EC754C">
          <w:rPr>
            <w:rFonts w:ascii="Times New Roman" w:hAnsi="Times New Roman" w:cs="Times New Roman"/>
            <w:sz w:val="20"/>
            <w:szCs w:val="20"/>
          </w:rPr>
          <w:t xml:space="preserve">, substantially shallower than 0.75 (black reference line). e. </w:t>
        </w:r>
      </w:ins>
      <w:proofErr w:type="spellStart"/>
      <w:ins w:id="175" w:author="Wesner, Jeff S" w:date="2023-06-27T21:51:00Z">
        <w:r w:rsidR="00EC754C">
          <w:rPr>
            <w:rFonts w:ascii="Times New Roman" w:hAnsi="Times New Roman" w:cs="Times New Roman"/>
            <w:sz w:val="20"/>
            <w:szCs w:val="20"/>
          </w:rPr>
          <w:t>Lamda</w:t>
        </w:r>
        <w:proofErr w:type="spellEnd"/>
        <w:r w:rsidR="00EC754C">
          <w:rPr>
            <w:rFonts w:ascii="Times New Roman" w:hAnsi="Times New Roman" w:cs="Times New Roman"/>
            <w:sz w:val="20"/>
            <w:szCs w:val="20"/>
          </w:rPr>
          <w:t xml:space="preserve"> estimates from s</w:t>
        </w:r>
      </w:ins>
      <w:ins w:id="176" w:author="Wesner, Jeff S" w:date="2023-06-27T21:50:00Z">
        <w:r w:rsidR="00EC754C">
          <w:rPr>
            <w:rFonts w:ascii="Times New Roman" w:hAnsi="Times New Roman" w:cs="Times New Roman"/>
            <w:sz w:val="20"/>
            <w:szCs w:val="20"/>
          </w:rPr>
          <w:t>tochastic simulations using either 0.75 or 0.4 metabolism-mass scaling (with added uncertainty</w:t>
        </w:r>
      </w:ins>
      <w:ins w:id="177" w:author="Wesner, Jeff S" w:date="2023-06-27T21:51:00Z">
        <w:r w:rsidR="00EC754C">
          <w:rPr>
            <w:rFonts w:ascii="Times New Roman" w:hAnsi="Times New Roman" w:cs="Times New Roman"/>
            <w:sz w:val="20"/>
            <w:szCs w:val="20"/>
          </w:rPr>
          <w:t>), along with literature estimates of subsidy effects, PPMR, and TE (and th</w:t>
        </w:r>
      </w:ins>
      <w:ins w:id="178" w:author="Wesner, Jeff S" w:date="2023-06-27T21:52:00Z">
        <w:r w:rsidR="00EC754C">
          <w:rPr>
            <w:rFonts w:ascii="Times New Roman" w:hAnsi="Times New Roman" w:cs="Times New Roman"/>
            <w:sz w:val="20"/>
            <w:szCs w:val="20"/>
          </w:rPr>
          <w:t xml:space="preserve">eir uncertainty). Comparing simulations to empirical estimates (black: </w:t>
        </w:r>
      </w:ins>
      <w:ins w:id="179" w:author="Wesner, Jeff S" w:date="2023-06-27T21:53:00Z">
        <w:r w:rsidR="00EC754C">
          <w:rPr>
            <w:rFonts w:ascii="Times New Roman" w:hAnsi="Times New Roman" w:cs="Times New Roman"/>
            <w:sz w:val="20"/>
            <w:szCs w:val="20"/>
          </w:rPr>
          <w:t xml:space="preserve">133 </w:t>
        </w:r>
      </w:ins>
      <w:ins w:id="180" w:author="Wesner, Jeff S" w:date="2023-06-27T21:52:00Z">
        <w:r w:rsidR="00EC754C">
          <w:rPr>
            <w:rFonts w:ascii="Times New Roman" w:hAnsi="Times New Roman" w:cs="Times New Roman"/>
            <w:sz w:val="20"/>
            <w:szCs w:val="20"/>
          </w:rPr>
          <w:t>NEON field estimate</w:t>
        </w:r>
      </w:ins>
      <w:ins w:id="181" w:author="Wesner, Jeff S" w:date="2023-06-27T21:53:00Z">
        <w:r w:rsidR="00EC754C">
          <w:rPr>
            <w:rFonts w:ascii="Times New Roman" w:hAnsi="Times New Roman" w:cs="Times New Roman"/>
            <w:sz w:val="20"/>
            <w:szCs w:val="20"/>
          </w:rPr>
          <w:t>s; orange: 24 stream mesocosm estimates)</w:t>
        </w:r>
      </w:ins>
      <w:ins w:id="182" w:author="Wesner, Jeff S" w:date="2023-06-27T21:52:00Z">
        <w:r w:rsidR="00EC754C">
          <w:rPr>
            <w:rFonts w:ascii="Times New Roman" w:hAnsi="Times New Roman" w:cs="Times New Roman"/>
            <w:sz w:val="20"/>
            <w:szCs w:val="20"/>
          </w:rPr>
          <w:t xml:space="preserve"> shows that only conditions with subsidy effects and shallow scaling produce lambdas</w:t>
        </w:r>
      </w:ins>
      <w:ins w:id="183" w:author="Wesner, Jeff S" w:date="2023-06-27T21:53:00Z">
        <w:r w:rsidR="00EC754C">
          <w:rPr>
            <w:rFonts w:ascii="Times New Roman" w:hAnsi="Times New Roman" w:cs="Times New Roman"/>
            <w:sz w:val="20"/>
            <w:szCs w:val="20"/>
          </w:rPr>
          <w:t xml:space="preserve"> measured in streams.</w:t>
        </w:r>
      </w:ins>
      <w:bookmarkStart w:id="184" w:name="_GoBack"/>
      <w:bookmarkEnd w:id="184"/>
      <w:ins w:id="185" w:author="Wesner, Jeff S" w:date="2023-06-27T21:52:00Z">
        <w:r w:rsidR="00EC754C">
          <w:rPr>
            <w:rFonts w:ascii="Times New Roman" w:hAnsi="Times New Roman" w:cs="Times New Roman"/>
            <w:sz w:val="20"/>
            <w:szCs w:val="20"/>
          </w:rPr>
          <w:t xml:space="preserve"> </w:t>
        </w:r>
      </w:ins>
      <w:ins w:id="186" w:author="Wesner, Jeff S" w:date="2023-06-27T21:50:00Z">
        <w:r w:rsidR="00EC754C">
          <w:rPr>
            <w:rFonts w:ascii="Times New Roman" w:hAnsi="Times New Roman" w:cs="Times New Roman"/>
            <w:sz w:val="20"/>
            <w:szCs w:val="20"/>
          </w:rPr>
          <w:t xml:space="preserve"> </w:t>
        </w:r>
      </w:ins>
      <w:ins w:id="187" w:author="Wesner, Jeff S" w:date="2023-06-27T21:49:00Z">
        <w:r w:rsidR="00EC754C">
          <w:rPr>
            <w:rFonts w:ascii="Times New Roman" w:hAnsi="Times New Roman" w:cs="Times New Roman"/>
            <w:sz w:val="20"/>
            <w:szCs w:val="20"/>
          </w:rPr>
          <w:t xml:space="preserve"> </w:t>
        </w:r>
      </w:ins>
      <w:ins w:id="188" w:author="Wesner, Jeff S" w:date="2023-06-27T21:48:00Z">
        <w:r w:rsidR="00C20D79">
          <w:rPr>
            <w:rFonts w:ascii="Times New Roman" w:hAnsi="Times New Roman" w:cs="Times New Roman"/>
            <w:sz w:val="20"/>
            <w:szCs w:val="20"/>
          </w:rPr>
          <w:t xml:space="preserve"> </w:t>
        </w:r>
      </w:ins>
    </w:p>
    <w:p w14:paraId="41B7F727" w14:textId="77777777" w:rsidR="00AA4C0F" w:rsidRDefault="00AA4C0F" w:rsidP="001A519E">
      <w:pPr>
        <w:rPr>
          <w:ins w:id="189" w:author="Wesner, Jeff S" w:date="2023-06-27T21:40:00Z"/>
          <w:rFonts w:ascii="Times New Roman" w:hAnsi="Times New Roman" w:cs="Times New Roman"/>
          <w:b/>
        </w:rPr>
      </w:pPr>
    </w:p>
    <w:p w14:paraId="1D38235D" w14:textId="77777777" w:rsidR="003632CC" w:rsidRDefault="003632CC" w:rsidP="001A519E">
      <w:pPr>
        <w:rPr>
          <w:ins w:id="190" w:author="Wesner, Jeff S" w:date="2023-06-27T21:40:00Z"/>
          <w:rFonts w:ascii="Times New Roman" w:hAnsi="Times New Roman" w:cs="Times New Roman"/>
          <w:b/>
        </w:rPr>
      </w:pPr>
    </w:p>
    <w:p w14:paraId="7AD3A3D7" w14:textId="5AC04587" w:rsidR="008B6569" w:rsidRPr="001A519E" w:rsidRDefault="008B6569" w:rsidP="001A519E">
      <w:pPr>
        <w:rPr>
          <w:rFonts w:ascii="Times New Roman" w:hAnsi="Times New Roman" w:cs="Times New Roman"/>
          <w:b/>
        </w:rPr>
      </w:pPr>
      <w:r w:rsidRPr="001A519E">
        <w:rPr>
          <w:rFonts w:ascii="Times New Roman" w:hAnsi="Times New Roman" w:cs="Times New Roman"/>
          <w:b/>
        </w:rPr>
        <w:t>Met</w:t>
      </w:r>
      <w:r w:rsidR="00DE49C8" w:rsidRPr="001A519E">
        <w:rPr>
          <w:rFonts w:ascii="Times New Roman" w:hAnsi="Times New Roman" w:cs="Times New Roman"/>
          <w:b/>
        </w:rPr>
        <w:t>h</w:t>
      </w:r>
      <w:r w:rsidRPr="001A519E">
        <w:rPr>
          <w:rFonts w:ascii="Times New Roman" w:hAnsi="Times New Roman" w:cs="Times New Roman"/>
          <w:b/>
        </w:rPr>
        <w:t>ods</w:t>
      </w:r>
    </w:p>
    <w:p w14:paraId="617163C3" w14:textId="328094AA" w:rsidR="008B6569" w:rsidRPr="001A519E" w:rsidRDefault="008B6569" w:rsidP="001A519E">
      <w:pPr>
        <w:rPr>
          <w:rFonts w:ascii="Times New Roman" w:hAnsi="Times New Roman" w:cs="Times New Roman"/>
          <w:b/>
          <w:i/>
        </w:rPr>
      </w:pPr>
      <w:r w:rsidRPr="001A519E">
        <w:rPr>
          <w:rFonts w:ascii="Times New Roman" w:hAnsi="Times New Roman" w:cs="Times New Roman"/>
          <w:b/>
          <w:i/>
        </w:rPr>
        <w:t>Body Size Data</w:t>
      </w:r>
    </w:p>
    <w:p w14:paraId="5B76FA80" w14:textId="72D27A82" w:rsidR="00C01F92" w:rsidRPr="001A519E" w:rsidRDefault="00883B3A" w:rsidP="001A519E">
      <w:pPr>
        <w:rPr>
          <w:rFonts w:ascii="Times New Roman" w:hAnsi="Times New Roman" w:cs="Times New Roman"/>
        </w:rPr>
      </w:pPr>
      <w:r w:rsidRPr="001A519E">
        <w:rPr>
          <w:rFonts w:ascii="Times New Roman" w:hAnsi="Times New Roman" w:cs="Times New Roman"/>
        </w:rPr>
        <w:t xml:space="preserve">We </w:t>
      </w:r>
      <w:r w:rsidR="00B76F99" w:rsidRPr="001A519E">
        <w:rPr>
          <w:rFonts w:ascii="Times New Roman" w:hAnsi="Times New Roman" w:cs="Times New Roman"/>
        </w:rPr>
        <w:t>analyzed size spectra using</w:t>
      </w:r>
      <w:r w:rsidR="00735C7D" w:rsidRPr="001A519E">
        <w:rPr>
          <w:rFonts w:ascii="Times New Roman" w:hAnsi="Times New Roman" w:cs="Times New Roman"/>
        </w:rPr>
        <w:t xml:space="preserve"> 2,468,683</w:t>
      </w:r>
      <w:r w:rsidR="00C44A8F" w:rsidRPr="001A519E">
        <w:rPr>
          <w:rFonts w:ascii="Times New Roman" w:hAnsi="Times New Roman" w:cs="Times New Roman"/>
        </w:rPr>
        <w:t xml:space="preserve"> individual</w:t>
      </w:r>
      <w:r w:rsidR="00B025D9" w:rsidRPr="001A519E">
        <w:rPr>
          <w:rFonts w:ascii="Times New Roman" w:hAnsi="Times New Roman" w:cs="Times New Roman"/>
        </w:rPr>
        <w:t xml:space="preserve"> body mass</w:t>
      </w:r>
      <w:r w:rsidR="00F4488D" w:rsidRPr="001A519E">
        <w:rPr>
          <w:rFonts w:ascii="Times New Roman" w:hAnsi="Times New Roman" w:cs="Times New Roman"/>
        </w:rPr>
        <w:t xml:space="preserve">es of </w:t>
      </w:r>
      <w:r w:rsidR="00B025D9" w:rsidRPr="001A519E">
        <w:rPr>
          <w:rFonts w:ascii="Times New Roman" w:hAnsi="Times New Roman" w:cs="Times New Roman"/>
        </w:rPr>
        <w:t>fish and macroinvertebrates collected by the National Ecological Observatory Network (NEON</w:t>
      </w:r>
      <w:r w:rsidR="00343DC8" w:rsidRPr="001A519E">
        <w:rPr>
          <w:rFonts w:ascii="Times New Roman" w:hAnsi="Times New Roman" w:cs="Times New Roman"/>
        </w:rPr>
        <w:t>) between 2016 and 2021. This included</w:t>
      </w:r>
      <w:r w:rsidR="00B76F99" w:rsidRPr="001A519E">
        <w:rPr>
          <w:rFonts w:ascii="Times New Roman" w:hAnsi="Times New Roman" w:cs="Times New Roman"/>
        </w:rPr>
        <w:t xml:space="preserve"> </w:t>
      </w:r>
      <w:r w:rsidR="00787F20" w:rsidRPr="001A519E">
        <w:rPr>
          <w:rFonts w:ascii="Times New Roman" w:hAnsi="Times New Roman" w:cs="Times New Roman"/>
        </w:rPr>
        <w:t xml:space="preserve">64,940 </w:t>
      </w:r>
      <w:r w:rsidR="005F7A3F" w:rsidRPr="001A519E">
        <w:rPr>
          <w:rFonts w:ascii="Times New Roman" w:hAnsi="Times New Roman" w:cs="Times New Roman"/>
        </w:rPr>
        <w:t xml:space="preserve">measures </w:t>
      </w:r>
      <w:r w:rsidR="000B779B" w:rsidRPr="001A519E">
        <w:rPr>
          <w:rFonts w:ascii="Times New Roman" w:hAnsi="Times New Roman" w:cs="Times New Roman"/>
        </w:rPr>
        <w:t>from 1</w:t>
      </w:r>
      <w:r w:rsidR="00476C59" w:rsidRPr="001A519E">
        <w:rPr>
          <w:rFonts w:ascii="Times New Roman" w:hAnsi="Times New Roman" w:cs="Times New Roman"/>
        </w:rPr>
        <w:t>57 fish species</w:t>
      </w:r>
      <w:r w:rsidR="005F7A3F" w:rsidRPr="001A519E">
        <w:rPr>
          <w:rFonts w:ascii="Times New Roman" w:hAnsi="Times New Roman" w:cs="Times New Roman"/>
        </w:rPr>
        <w:t xml:space="preserve"> </w:t>
      </w:r>
      <w:r w:rsidR="006B7F6B" w:rsidRPr="001A519E">
        <w:rPr>
          <w:rFonts w:ascii="Times New Roman" w:hAnsi="Times New Roman" w:cs="Times New Roman"/>
        </w:rPr>
        <w:t xml:space="preserve">and 2,403,743 measures </w:t>
      </w:r>
      <w:r w:rsidR="000B779B" w:rsidRPr="001A519E">
        <w:rPr>
          <w:rFonts w:ascii="Times New Roman" w:hAnsi="Times New Roman" w:cs="Times New Roman"/>
        </w:rPr>
        <w:t xml:space="preserve">from 1,155 </w:t>
      </w:r>
      <w:r w:rsidR="00476C59" w:rsidRPr="001A519E">
        <w:rPr>
          <w:rFonts w:ascii="Times New Roman" w:hAnsi="Times New Roman" w:cs="Times New Roman"/>
        </w:rPr>
        <w:t xml:space="preserve">macroinvertebrates </w:t>
      </w:r>
      <w:r w:rsidR="0071412C" w:rsidRPr="001A519E">
        <w:rPr>
          <w:rFonts w:ascii="Times New Roman" w:hAnsi="Times New Roman" w:cs="Times New Roman"/>
        </w:rPr>
        <w:t>taxonomic groups (typically genus or species)</w:t>
      </w:r>
      <w:r w:rsidR="000B779B" w:rsidRPr="001A519E">
        <w:rPr>
          <w:rFonts w:ascii="Times New Roman" w:hAnsi="Times New Roman" w:cs="Times New Roman"/>
        </w:rPr>
        <w:t>.</w:t>
      </w:r>
      <w:r w:rsidR="008931D0" w:rsidRPr="001A519E">
        <w:rPr>
          <w:rFonts w:ascii="Times New Roman" w:hAnsi="Times New Roman" w:cs="Times New Roman"/>
        </w:rPr>
        <w:t xml:space="preserve"> The samples were collected once or twice per year at each of 23 sites, resulting in </w:t>
      </w:r>
      <w:r w:rsidR="009B337B" w:rsidRPr="001A519E">
        <w:rPr>
          <w:rFonts w:ascii="Times New Roman" w:hAnsi="Times New Roman" w:cs="Times New Roman"/>
        </w:rPr>
        <w:t xml:space="preserve">a total of </w:t>
      </w:r>
      <w:commentRangeStart w:id="191"/>
      <w:r w:rsidR="005C5812" w:rsidRPr="001A519E">
        <w:rPr>
          <w:rFonts w:ascii="Times New Roman" w:hAnsi="Times New Roman" w:cs="Times New Roman"/>
        </w:rPr>
        <w:t xml:space="preserve">123 </w:t>
      </w:r>
      <w:commentRangeEnd w:id="191"/>
      <w:r w:rsidR="00B21059">
        <w:rPr>
          <w:rStyle w:val="CommentReference"/>
        </w:rPr>
        <w:commentReference w:id="191"/>
      </w:r>
      <w:r w:rsidR="005C5812" w:rsidRPr="001A519E">
        <w:rPr>
          <w:rFonts w:ascii="Times New Roman" w:hAnsi="Times New Roman" w:cs="Times New Roman"/>
        </w:rPr>
        <w:t>unique collection</w:t>
      </w:r>
      <w:r w:rsidR="00F00A5D" w:rsidRPr="001A519E">
        <w:rPr>
          <w:rFonts w:ascii="Times New Roman" w:hAnsi="Times New Roman" w:cs="Times New Roman"/>
        </w:rPr>
        <w:t xml:space="preserve"> events. </w:t>
      </w:r>
    </w:p>
    <w:p w14:paraId="64BAE3D6" w14:textId="77777777" w:rsidR="00C01F92" w:rsidRPr="001A519E" w:rsidRDefault="00C01F92" w:rsidP="001A519E">
      <w:pPr>
        <w:rPr>
          <w:rFonts w:ascii="Times New Roman" w:hAnsi="Times New Roman" w:cs="Times New Roman"/>
        </w:rPr>
      </w:pPr>
    </w:p>
    <w:p w14:paraId="4F94CEB9" w14:textId="6B892EC2" w:rsidR="008B6569" w:rsidRPr="001A519E" w:rsidRDefault="008B6569" w:rsidP="001A519E">
      <w:pPr>
        <w:rPr>
          <w:rFonts w:ascii="Times New Roman" w:hAnsi="Times New Roman" w:cs="Times New Roman"/>
          <w:i/>
        </w:rPr>
      </w:pPr>
      <w:r w:rsidRPr="001A519E">
        <w:rPr>
          <w:rFonts w:ascii="Times New Roman" w:hAnsi="Times New Roman" w:cs="Times New Roman"/>
          <w:i/>
        </w:rPr>
        <w:t>Macroinvertebrates</w:t>
      </w:r>
    </w:p>
    <w:p w14:paraId="6C8EE33D" w14:textId="285BC5D8" w:rsidR="008B6569" w:rsidRPr="001A519E" w:rsidRDefault="00C01F92" w:rsidP="001A519E">
      <w:pPr>
        <w:rPr>
          <w:rFonts w:ascii="Times New Roman" w:hAnsi="Times New Roman" w:cs="Times New Roman"/>
        </w:rPr>
      </w:pPr>
      <w:r w:rsidRPr="001A519E">
        <w:rPr>
          <w:rFonts w:ascii="Times New Roman" w:hAnsi="Times New Roman" w:cs="Times New Roman"/>
        </w:rPr>
        <w:t>NEON collect</w:t>
      </w:r>
      <w:r w:rsidR="00C76000" w:rsidRPr="001A519E">
        <w:rPr>
          <w:rFonts w:ascii="Times New Roman" w:hAnsi="Times New Roman" w:cs="Times New Roman"/>
        </w:rPr>
        <w:t>ed</w:t>
      </w:r>
      <w:r w:rsidRPr="001A519E">
        <w:rPr>
          <w:rFonts w:ascii="Times New Roman" w:hAnsi="Times New Roman" w:cs="Times New Roman"/>
        </w:rPr>
        <w:t xml:space="preserve"> macroinvertebrate data via fixed-area samplers (e.g., Surber</w:t>
      </w:r>
      <w:r w:rsidR="00C4581A" w:rsidRPr="001A519E">
        <w:rPr>
          <w:rFonts w:ascii="Times New Roman" w:hAnsi="Times New Roman" w:cs="Times New Roman"/>
        </w:rPr>
        <w:t>/Core/</w:t>
      </w:r>
      <w:proofErr w:type="spellStart"/>
      <w:r w:rsidR="00C4581A" w:rsidRPr="001A519E">
        <w:rPr>
          <w:rFonts w:ascii="Times New Roman" w:hAnsi="Times New Roman" w:cs="Times New Roman"/>
        </w:rPr>
        <w:t>Kicknet</w:t>
      </w:r>
      <w:proofErr w:type="spellEnd"/>
      <w:r w:rsidRPr="001A519E">
        <w:rPr>
          <w:rFonts w:ascii="Times New Roman" w:hAnsi="Times New Roman" w:cs="Times New Roman"/>
        </w:rPr>
        <w:t>) and measure</w:t>
      </w:r>
      <w:r w:rsidR="00894291" w:rsidRPr="001A519E">
        <w:rPr>
          <w:rFonts w:ascii="Times New Roman" w:hAnsi="Times New Roman" w:cs="Times New Roman"/>
        </w:rPr>
        <w:t>d</w:t>
      </w:r>
      <w:r w:rsidRPr="001A519E">
        <w:rPr>
          <w:rFonts w:ascii="Times New Roman" w:hAnsi="Times New Roman" w:cs="Times New Roman"/>
        </w:rPr>
        <w:t xml:space="preserve"> insect body lengths to the nearest mm</w:t>
      </w:r>
      <w:r w:rsidR="00CA2E3F" w:rsidRPr="001A519E">
        <w:rPr>
          <w:rFonts w:ascii="Times New Roman" w:hAnsi="Times New Roman" w:cs="Times New Roman"/>
        </w:rPr>
        <w:t xml:space="preserve"> along with estimates of their density (no</w:t>
      </w:r>
      <w:r w:rsidR="00C04920" w:rsidRPr="001A519E">
        <w:rPr>
          <w:rFonts w:ascii="Times New Roman" w:hAnsi="Times New Roman" w:cs="Times New Roman"/>
        </w:rPr>
        <w:t>/m</w:t>
      </w:r>
      <w:r w:rsidR="00C04920" w:rsidRPr="001A519E">
        <w:rPr>
          <w:rFonts w:ascii="Times New Roman" w:hAnsi="Times New Roman" w:cs="Times New Roman"/>
          <w:vertAlign w:val="superscript"/>
        </w:rPr>
        <w:t>2</w:t>
      </w:r>
      <w:r w:rsidR="00C04920" w:rsidRPr="001A519E">
        <w:rPr>
          <w:rFonts w:ascii="Times New Roman" w:hAnsi="Times New Roman" w:cs="Times New Roman"/>
        </w:rPr>
        <w:t>)</w:t>
      </w:r>
      <w:r w:rsidR="00DB0BA8" w:rsidRPr="001A519E">
        <w:rPr>
          <w:rFonts w:ascii="Times New Roman" w:hAnsi="Times New Roman" w:cs="Times New Roman"/>
        </w:rPr>
        <w:t>. The</w:t>
      </w:r>
      <w:r w:rsidR="003E42C5" w:rsidRPr="001A519E">
        <w:rPr>
          <w:rFonts w:ascii="Times New Roman" w:hAnsi="Times New Roman" w:cs="Times New Roman"/>
        </w:rPr>
        <w:t xml:space="preserve"> macroinvertebrate</w:t>
      </w:r>
      <w:r w:rsidR="00DB0BA8" w:rsidRPr="001A519E">
        <w:rPr>
          <w:rFonts w:ascii="Times New Roman" w:hAnsi="Times New Roman" w:cs="Times New Roman"/>
        </w:rPr>
        <w:t xml:space="preserve"> data are available as data product DP1.20120.001</w:t>
      </w:r>
      <w:r w:rsidR="002165A6" w:rsidRPr="001A519E">
        <w:rPr>
          <w:rFonts w:ascii="Times New Roman" w:hAnsi="Times New Roman" w:cs="Times New Roman"/>
        </w:rPr>
        <w:t xml:space="preserve"> (NEON 2023)</w:t>
      </w:r>
      <w:commentRangeStart w:id="192"/>
      <w:r w:rsidRPr="001A519E">
        <w:rPr>
          <w:rFonts w:ascii="Times New Roman" w:hAnsi="Times New Roman" w:cs="Times New Roman"/>
        </w:rPr>
        <w:t>.</w:t>
      </w:r>
      <w:commentRangeEnd w:id="192"/>
      <w:r w:rsidR="00173F4C" w:rsidRPr="001A519E">
        <w:rPr>
          <w:rStyle w:val="CommentReference"/>
        </w:rPr>
        <w:commentReference w:id="192"/>
      </w:r>
      <w:r w:rsidRPr="001A519E">
        <w:rPr>
          <w:rFonts w:ascii="Times New Roman" w:hAnsi="Times New Roman" w:cs="Times New Roman"/>
        </w:rPr>
        <w:t xml:space="preserve"> While the samplers vary, all mesh sizes are the same (243 um). </w:t>
      </w:r>
      <w:r w:rsidR="003068BF" w:rsidRPr="001A519E">
        <w:rPr>
          <w:rFonts w:ascii="Times New Roman" w:hAnsi="Times New Roman" w:cs="Times New Roman"/>
        </w:rPr>
        <w:t>M</w:t>
      </w:r>
      <w:r w:rsidR="008B6569" w:rsidRPr="001A519E">
        <w:rPr>
          <w:rFonts w:ascii="Times New Roman" w:hAnsi="Times New Roman" w:cs="Times New Roman"/>
        </w:rPr>
        <w:t>acroinvertebrate length measurements ranging from 1 to 86 mm</w:t>
      </w:r>
      <w:r w:rsidR="00905FD1" w:rsidRPr="001A519E">
        <w:rPr>
          <w:rFonts w:ascii="Times New Roman" w:hAnsi="Times New Roman" w:cs="Times New Roman"/>
        </w:rPr>
        <w:t>, which we converted to dry mass using published length-mass regression</w:t>
      </w:r>
      <w:r w:rsidR="003E42C5" w:rsidRPr="001A519E">
        <w:rPr>
          <w:rFonts w:ascii="Times New Roman" w:hAnsi="Times New Roman" w:cs="Times New Roman"/>
        </w:rPr>
        <w:t>s for</w:t>
      </w:r>
      <w:r w:rsidR="000C71E3" w:rsidRPr="001A519E">
        <w:rPr>
          <w:rFonts w:ascii="Times New Roman" w:hAnsi="Times New Roman" w:cs="Times New Roman"/>
        </w:rPr>
        <w:t xml:space="preserve"> each order or family (Pomeranz et al. 2021)</w:t>
      </w:r>
      <w:r w:rsidR="008B6569" w:rsidRPr="001A519E">
        <w:rPr>
          <w:rFonts w:ascii="Times New Roman" w:hAnsi="Times New Roman" w:cs="Times New Roman"/>
        </w:rPr>
        <w:t>.</w:t>
      </w:r>
      <w:r w:rsidR="000C71E3" w:rsidRPr="001A519E">
        <w:rPr>
          <w:rFonts w:ascii="Times New Roman" w:hAnsi="Times New Roman" w:cs="Times New Roman"/>
        </w:rPr>
        <w:t xml:space="preserve"> After converting to dry mass, we </w:t>
      </w:r>
      <w:r w:rsidR="00694254" w:rsidRPr="001A519E">
        <w:rPr>
          <w:rFonts w:ascii="Times New Roman" w:hAnsi="Times New Roman" w:cs="Times New Roman"/>
        </w:rPr>
        <w:t xml:space="preserve">excluded insects that were smaller than 0.0026 </w:t>
      </w:r>
      <w:proofErr w:type="spellStart"/>
      <w:r w:rsidR="00694254" w:rsidRPr="001A519E">
        <w:rPr>
          <w:rFonts w:ascii="Times New Roman" w:hAnsi="Times New Roman" w:cs="Times New Roman"/>
        </w:rPr>
        <w:t>mgDM</w:t>
      </w:r>
      <w:proofErr w:type="spellEnd"/>
      <w:r w:rsidR="00694254" w:rsidRPr="001A519E">
        <w:rPr>
          <w:rFonts w:ascii="Times New Roman" w:hAnsi="Times New Roman" w:cs="Times New Roman"/>
        </w:rPr>
        <w:t xml:space="preserve">, as previous analyses showed these sizes to be </w:t>
      </w:r>
      <w:r w:rsidR="00101224" w:rsidRPr="001A519E">
        <w:rPr>
          <w:rFonts w:ascii="Times New Roman" w:hAnsi="Times New Roman" w:cs="Times New Roman"/>
        </w:rPr>
        <w:t>under sampled</w:t>
      </w:r>
      <w:r w:rsidR="00694254" w:rsidRPr="001A519E">
        <w:rPr>
          <w:rFonts w:ascii="Times New Roman" w:hAnsi="Times New Roman" w:cs="Times New Roman"/>
        </w:rPr>
        <w:t xml:space="preserve"> (</w:t>
      </w:r>
      <w:commentRangeStart w:id="193"/>
      <w:r w:rsidR="00694254" w:rsidRPr="001A519E">
        <w:rPr>
          <w:rFonts w:ascii="Times New Roman" w:hAnsi="Times New Roman" w:cs="Times New Roman"/>
        </w:rPr>
        <w:t xml:space="preserve">Pomeranz </w:t>
      </w:r>
      <w:commentRangeEnd w:id="193"/>
      <w:r w:rsidR="00F10C5D">
        <w:rPr>
          <w:rStyle w:val="CommentReference"/>
        </w:rPr>
        <w:commentReference w:id="193"/>
      </w:r>
      <w:r w:rsidR="00694254" w:rsidRPr="001A519E">
        <w:rPr>
          <w:rFonts w:ascii="Times New Roman" w:hAnsi="Times New Roman" w:cs="Times New Roman"/>
        </w:rPr>
        <w:t xml:space="preserve">et al. 2021). </w:t>
      </w:r>
    </w:p>
    <w:p w14:paraId="40B09572" w14:textId="77777777" w:rsidR="008B6569" w:rsidRPr="001A519E" w:rsidRDefault="008B6569" w:rsidP="001A519E">
      <w:pPr>
        <w:rPr>
          <w:rFonts w:ascii="Times New Roman" w:hAnsi="Times New Roman" w:cs="Times New Roman"/>
        </w:rPr>
      </w:pPr>
    </w:p>
    <w:p w14:paraId="5161FAAC" w14:textId="77777777" w:rsidR="008B6569" w:rsidRPr="001A519E" w:rsidRDefault="008B6569" w:rsidP="001A519E">
      <w:pPr>
        <w:rPr>
          <w:rFonts w:ascii="Times New Roman" w:hAnsi="Times New Roman" w:cs="Times New Roman"/>
        </w:rPr>
      </w:pPr>
      <w:commentRangeStart w:id="194"/>
      <w:r w:rsidRPr="001A519E">
        <w:rPr>
          <w:rFonts w:ascii="Times New Roman" w:hAnsi="Times New Roman" w:cs="Times New Roman"/>
          <w:i/>
        </w:rPr>
        <w:t>Fish</w:t>
      </w:r>
      <w:commentRangeEnd w:id="194"/>
      <w:r w:rsidRPr="001A519E">
        <w:rPr>
          <w:rFonts w:ascii="Times New Roman" w:hAnsi="Times New Roman" w:cs="Times New Roman"/>
        </w:rPr>
        <w:commentReference w:id="194"/>
      </w:r>
    </w:p>
    <w:p w14:paraId="36DA8488" w14:textId="0DAE64FA" w:rsidR="008B6569" w:rsidRPr="001A519E" w:rsidRDefault="004C562C" w:rsidP="001A519E">
      <w:pPr>
        <w:rPr>
          <w:rFonts w:ascii="Times New Roman" w:hAnsi="Times New Roman" w:cs="Times New Roman"/>
          <w:bCs/>
        </w:rPr>
      </w:pPr>
      <w:r w:rsidRPr="001A519E">
        <w:rPr>
          <w:rFonts w:ascii="Times New Roman" w:hAnsi="Times New Roman" w:cs="Times New Roman"/>
        </w:rPr>
        <w:t xml:space="preserve">Fish </w:t>
      </w:r>
      <w:r w:rsidR="00C76000" w:rsidRPr="001A519E">
        <w:rPr>
          <w:rFonts w:ascii="Times New Roman" w:hAnsi="Times New Roman" w:cs="Times New Roman"/>
        </w:rPr>
        <w:t>we</w:t>
      </w:r>
      <w:r w:rsidRPr="001A519E">
        <w:rPr>
          <w:rFonts w:ascii="Times New Roman" w:hAnsi="Times New Roman" w:cs="Times New Roman"/>
        </w:rPr>
        <w:t>re collected</w:t>
      </w:r>
      <w:r w:rsidR="00994987" w:rsidRPr="001A519E">
        <w:rPr>
          <w:rFonts w:ascii="Times New Roman" w:hAnsi="Times New Roman" w:cs="Times New Roman"/>
        </w:rPr>
        <w:t xml:space="preserve"> from each site</w:t>
      </w:r>
      <w:r w:rsidR="00EF0BE8" w:rsidRPr="001A519E">
        <w:rPr>
          <w:rFonts w:ascii="Times New Roman" w:hAnsi="Times New Roman" w:cs="Times New Roman"/>
        </w:rPr>
        <w:t xml:space="preserve"> twice per year (typically)</w:t>
      </w:r>
      <w:r w:rsidRPr="001A519E">
        <w:rPr>
          <w:rFonts w:ascii="Times New Roman" w:hAnsi="Times New Roman" w:cs="Times New Roman"/>
        </w:rPr>
        <w:t xml:space="preserve"> using 3-pass removal electrofishing. </w:t>
      </w:r>
      <w:r w:rsidR="003E42C5" w:rsidRPr="001A519E">
        <w:rPr>
          <w:rFonts w:ascii="Times New Roman" w:hAnsi="Times New Roman" w:cs="Times New Roman"/>
        </w:rPr>
        <w:t>The fish data are available as data product DP1.20107.001 (NEON 2022)</w:t>
      </w:r>
      <w:r w:rsidR="00E3052F" w:rsidRPr="001A519E">
        <w:rPr>
          <w:rFonts w:ascii="Times New Roman" w:hAnsi="Times New Roman" w:cs="Times New Roman"/>
        </w:rPr>
        <w:t>.</w:t>
      </w:r>
      <w:r w:rsidR="003E42C5" w:rsidRPr="001A519E">
        <w:rPr>
          <w:rFonts w:ascii="Times New Roman" w:hAnsi="Times New Roman" w:cs="Times New Roman"/>
        </w:rPr>
        <w:t xml:space="preserve"> </w:t>
      </w:r>
      <w:r w:rsidRPr="001A519E">
        <w:rPr>
          <w:rFonts w:ascii="Times New Roman" w:hAnsi="Times New Roman" w:cs="Times New Roman"/>
        </w:rPr>
        <w:t xml:space="preserve">For each collection, the first 50 fish per taxon </w:t>
      </w:r>
      <w:r w:rsidR="00C76000" w:rsidRPr="001A519E">
        <w:rPr>
          <w:rFonts w:ascii="Times New Roman" w:hAnsi="Times New Roman" w:cs="Times New Roman"/>
        </w:rPr>
        <w:t>we</w:t>
      </w:r>
      <w:r w:rsidRPr="001A519E">
        <w:rPr>
          <w:rFonts w:ascii="Times New Roman" w:hAnsi="Times New Roman" w:cs="Times New Roman"/>
        </w:rPr>
        <w:t>re measured for total length in mm</w:t>
      </w:r>
      <w:r w:rsidR="00DA6E62" w:rsidRPr="001A519E">
        <w:rPr>
          <w:rFonts w:ascii="Times New Roman" w:hAnsi="Times New Roman" w:cs="Times New Roman"/>
        </w:rPr>
        <w:t xml:space="preserve"> and wet mass in mg</w:t>
      </w:r>
      <w:r w:rsidRPr="001A519E">
        <w:rPr>
          <w:rFonts w:ascii="Times New Roman" w:hAnsi="Times New Roman" w:cs="Times New Roman"/>
        </w:rPr>
        <w:t xml:space="preserve"> (</w:t>
      </w:r>
      <w:commentRangeStart w:id="195"/>
      <w:r w:rsidRPr="001A519E">
        <w:rPr>
          <w:rFonts w:ascii="Times New Roman" w:hAnsi="Times New Roman" w:cs="Times New Roman"/>
        </w:rPr>
        <w:t>Monahan et al. 2020</w:t>
      </w:r>
      <w:commentRangeEnd w:id="195"/>
      <w:r w:rsidRPr="001A519E">
        <w:rPr>
          <w:rFonts w:ascii="Times New Roman" w:hAnsi="Times New Roman" w:cs="Times New Roman"/>
        </w:rPr>
        <w:commentReference w:id="195"/>
      </w:r>
      <w:r w:rsidRPr="001A519E">
        <w:rPr>
          <w:rFonts w:ascii="Times New Roman" w:hAnsi="Times New Roman" w:cs="Times New Roman"/>
        </w:rPr>
        <w:t>).</w:t>
      </w:r>
      <w:r w:rsidR="00E3052F" w:rsidRPr="001A519E">
        <w:rPr>
          <w:rFonts w:ascii="Times New Roman" w:hAnsi="Times New Roman" w:cs="Times New Roman"/>
        </w:rPr>
        <w:t xml:space="preserve"> The remaining fish were tall</w:t>
      </w:r>
      <w:r w:rsidR="0092677E" w:rsidRPr="001A519E">
        <w:rPr>
          <w:rFonts w:ascii="Times New Roman" w:hAnsi="Times New Roman" w:cs="Times New Roman"/>
        </w:rPr>
        <w:t>ied as a bulk count per species (without mass measures).</w:t>
      </w:r>
      <w:r w:rsidRPr="001A519E">
        <w:rPr>
          <w:rFonts w:ascii="Times New Roman" w:hAnsi="Times New Roman" w:cs="Times New Roman"/>
        </w:rPr>
        <w:t xml:space="preserve"> </w:t>
      </w:r>
    </w:p>
    <w:p w14:paraId="3E2B7F60" w14:textId="77777777" w:rsidR="008B6569" w:rsidRPr="001A519E" w:rsidRDefault="008B6569" w:rsidP="001A519E">
      <w:pPr>
        <w:rPr>
          <w:rFonts w:ascii="Times New Roman" w:hAnsi="Times New Roman" w:cs="Times New Roman"/>
          <w:bCs/>
        </w:rPr>
      </w:pPr>
    </w:p>
    <w:p w14:paraId="1208421D" w14:textId="5A88929D" w:rsidR="008B6569" w:rsidRPr="001A519E" w:rsidRDefault="000C0E55" w:rsidP="001A519E">
      <w:pPr>
        <w:rPr>
          <w:rFonts w:ascii="Times New Roman" w:hAnsi="Times New Roman" w:cs="Times New Roman"/>
        </w:rPr>
      </w:pPr>
      <w:r w:rsidRPr="001A519E">
        <w:rPr>
          <w:rFonts w:ascii="Times New Roman" w:hAnsi="Times New Roman" w:cs="Times New Roman"/>
          <w:bCs/>
        </w:rPr>
        <w:t xml:space="preserve">Using the three-pass depletion data, we </w:t>
      </w:r>
      <w:r w:rsidR="008B6569" w:rsidRPr="001A519E">
        <w:rPr>
          <w:rFonts w:ascii="Times New Roman" w:hAnsi="Times New Roman" w:cs="Times New Roman"/>
          <w:bCs/>
        </w:rPr>
        <w:t xml:space="preserve">estimated </w:t>
      </w:r>
      <w:r w:rsidRPr="001A519E">
        <w:rPr>
          <w:rFonts w:ascii="Times New Roman" w:hAnsi="Times New Roman" w:cs="Times New Roman"/>
          <w:bCs/>
        </w:rPr>
        <w:t>fish</w:t>
      </w:r>
      <w:r w:rsidR="008B6569" w:rsidRPr="001A519E">
        <w:rPr>
          <w:rFonts w:ascii="Times New Roman" w:hAnsi="Times New Roman" w:cs="Times New Roman"/>
          <w:bCs/>
        </w:rPr>
        <w:t xml:space="preserve"> population</w:t>
      </w:r>
      <w:r w:rsidR="00FF1CCE" w:rsidRPr="001A519E">
        <w:rPr>
          <w:rFonts w:ascii="Times New Roman" w:hAnsi="Times New Roman" w:cs="Times New Roman"/>
          <w:bCs/>
        </w:rPr>
        <w:t xml:space="preserve"> density</w:t>
      </w:r>
      <w:r w:rsidR="008B6569" w:rsidRPr="001A519E">
        <w:rPr>
          <w:rFonts w:ascii="Times New Roman" w:hAnsi="Times New Roman" w:cs="Times New Roman"/>
          <w:bCs/>
        </w:rPr>
        <w:t xml:space="preserve"> (</w:t>
      </w:r>
      <w:r w:rsidR="00FF1CCE" w:rsidRPr="001A519E">
        <w:rPr>
          <w:rFonts w:ascii="Times New Roman" w:hAnsi="Times New Roman" w:cs="Times New Roman"/>
          <w:bCs/>
        </w:rPr>
        <w:t>no/</w:t>
      </w:r>
      <w:r w:rsidR="008B6569" w:rsidRPr="001A519E">
        <w:rPr>
          <w:rFonts w:ascii="Times New Roman" w:hAnsi="Times New Roman" w:cs="Times New Roman"/>
          <w:bCs/>
        </w:rPr>
        <w:t>m</w:t>
      </w:r>
      <w:r w:rsidR="008B6569" w:rsidRPr="001A519E">
        <w:rPr>
          <w:rFonts w:ascii="Times New Roman" w:hAnsi="Times New Roman" w:cs="Times New Roman"/>
          <w:bCs/>
          <w:vertAlign w:val="superscript"/>
        </w:rPr>
        <w:t>2</w:t>
      </w:r>
      <w:r w:rsidR="008B6569" w:rsidRPr="001A519E">
        <w:rPr>
          <w:rFonts w:ascii="Times New Roman" w:hAnsi="Times New Roman" w:cs="Times New Roman"/>
          <w:bCs/>
        </w:rPr>
        <w:t>) in each collection using a multinomial Poisson depletion model (</w:t>
      </w:r>
      <w:proofErr w:type="spellStart"/>
      <w:r w:rsidR="008B6569" w:rsidRPr="001A519E">
        <w:rPr>
          <w:rFonts w:ascii="Times New Roman" w:hAnsi="Times New Roman" w:cs="Times New Roman"/>
          <w:bCs/>
        </w:rPr>
        <w:t>Royle</w:t>
      </w:r>
      <w:proofErr w:type="spellEnd"/>
      <w:r w:rsidR="008B6569" w:rsidRPr="001A519E">
        <w:rPr>
          <w:rFonts w:ascii="Times New Roman" w:hAnsi="Times New Roman" w:cs="Times New Roman"/>
          <w:bCs/>
        </w:rPr>
        <w:t xml:space="preserve"> et al. 2004). We specified the model in R using the </w:t>
      </w:r>
      <w:proofErr w:type="spellStart"/>
      <w:r w:rsidR="008B6569" w:rsidRPr="001A519E">
        <w:rPr>
          <w:rFonts w:ascii="Times New Roman" w:hAnsi="Times New Roman" w:cs="Times New Roman"/>
          <w:bCs/>
          <w:i/>
        </w:rPr>
        <w:t>ubms</w:t>
      </w:r>
      <w:proofErr w:type="spellEnd"/>
      <w:r w:rsidR="008B6569" w:rsidRPr="001A519E">
        <w:rPr>
          <w:rFonts w:ascii="Times New Roman" w:hAnsi="Times New Roman" w:cs="Times New Roman"/>
        </w:rPr>
        <w:t xml:space="preserve"> package (Kellner et al. 2021). The response variable was the number of </w:t>
      </w:r>
      <w:proofErr w:type="gramStart"/>
      <w:r w:rsidR="008B6569" w:rsidRPr="001A519E">
        <w:rPr>
          <w:rFonts w:ascii="Times New Roman" w:hAnsi="Times New Roman" w:cs="Times New Roman"/>
        </w:rPr>
        <w:t>fish</w:t>
      </w:r>
      <w:proofErr w:type="gramEnd"/>
      <w:r w:rsidR="008B6569" w:rsidRPr="001A519E">
        <w:rPr>
          <w:rFonts w:ascii="Times New Roman" w:hAnsi="Times New Roman" w:cs="Times New Roman"/>
        </w:rPr>
        <w:t xml:space="preserve"> caught per pass and the predictor variable was the collection id (</w:t>
      </w:r>
      <w:proofErr w:type="spellStart"/>
      <w:r w:rsidR="008B6569" w:rsidRPr="001A519E">
        <w:rPr>
          <w:rFonts w:ascii="Times New Roman" w:hAnsi="Times New Roman" w:cs="Times New Roman"/>
        </w:rPr>
        <w:t>site_date_reach</w:t>
      </w:r>
      <w:proofErr w:type="spellEnd"/>
      <w:r w:rsidR="008B6569" w:rsidRPr="001A519E">
        <w:rPr>
          <w:rFonts w:ascii="Times New Roman" w:hAnsi="Times New Roman" w:cs="Times New Roman"/>
        </w:rPr>
        <w:t>). The model resulted in a population estimate for each collection</w:t>
      </w:r>
      <w:r w:rsidR="005733E4" w:rsidRPr="001A519E">
        <w:rPr>
          <w:rFonts w:ascii="Times New Roman" w:hAnsi="Times New Roman" w:cs="Times New Roman"/>
        </w:rPr>
        <w:t xml:space="preserve">, which we converted to </w:t>
      </w:r>
      <w:r w:rsidR="00E564EC" w:rsidRPr="001A519E">
        <w:rPr>
          <w:rFonts w:ascii="Times New Roman" w:hAnsi="Times New Roman" w:cs="Times New Roman"/>
        </w:rPr>
        <w:t>no/m</w:t>
      </w:r>
      <w:r w:rsidR="00E564EC" w:rsidRPr="001A519E">
        <w:rPr>
          <w:rFonts w:ascii="Times New Roman" w:hAnsi="Times New Roman" w:cs="Times New Roman"/>
          <w:vertAlign w:val="superscript"/>
        </w:rPr>
        <w:t>2</w:t>
      </w:r>
      <w:r w:rsidR="00E564EC" w:rsidRPr="001A519E">
        <w:rPr>
          <w:rFonts w:ascii="Times New Roman" w:hAnsi="Times New Roman" w:cs="Times New Roman"/>
        </w:rPr>
        <w:t xml:space="preserve"> by dividing each estimate by the sampled area. </w:t>
      </w:r>
      <w:r w:rsidR="008B6569" w:rsidRPr="001A519E">
        <w:rPr>
          <w:rFonts w:ascii="Times New Roman" w:hAnsi="Times New Roman" w:cs="Times New Roman"/>
        </w:rPr>
        <w:t>We then multiplied that population estimate by the relative abundance of each fish species, resulting in an estimated density (n</w:t>
      </w:r>
      <w:r w:rsidR="00851537" w:rsidRPr="001A519E">
        <w:rPr>
          <w:rFonts w:ascii="Times New Roman" w:hAnsi="Times New Roman" w:cs="Times New Roman"/>
        </w:rPr>
        <w:t>o</w:t>
      </w:r>
      <w:r w:rsidR="008B6569" w:rsidRPr="001A519E">
        <w:rPr>
          <w:rFonts w:ascii="Times New Roman" w:hAnsi="Times New Roman" w:cs="Times New Roman"/>
        </w:rPr>
        <w:t>/m</w:t>
      </w:r>
      <w:r w:rsidR="008B6569" w:rsidRPr="001A519E">
        <w:rPr>
          <w:rFonts w:ascii="Times New Roman" w:hAnsi="Times New Roman" w:cs="Times New Roman"/>
          <w:vertAlign w:val="superscript"/>
        </w:rPr>
        <w:t>2</w:t>
      </w:r>
      <w:r w:rsidR="008B6569" w:rsidRPr="001A519E">
        <w:rPr>
          <w:rFonts w:ascii="Times New Roman" w:hAnsi="Times New Roman" w:cs="Times New Roman"/>
        </w:rPr>
        <w:t xml:space="preserve">) of each fish species in each collection. Finally, we merged those estimates with the </w:t>
      </w:r>
      <w:r w:rsidR="00851537" w:rsidRPr="001A519E">
        <w:rPr>
          <w:rFonts w:ascii="Times New Roman" w:hAnsi="Times New Roman" w:cs="Times New Roman"/>
        </w:rPr>
        <w:t xml:space="preserve">dry mass </w:t>
      </w:r>
      <w:r w:rsidR="008B6569" w:rsidRPr="001A519E">
        <w:rPr>
          <w:rFonts w:ascii="Times New Roman" w:hAnsi="Times New Roman" w:cs="Times New Roman"/>
        </w:rPr>
        <w:t xml:space="preserve">measurements and resampled </w:t>
      </w:r>
      <w:r w:rsidR="005B4490" w:rsidRPr="001A519E">
        <w:rPr>
          <w:rFonts w:ascii="Times New Roman" w:hAnsi="Times New Roman" w:cs="Times New Roman"/>
        </w:rPr>
        <w:t xml:space="preserve">the dry mass measures </w:t>
      </w:r>
      <w:r w:rsidR="008B6569" w:rsidRPr="001A519E">
        <w:rPr>
          <w:rFonts w:ascii="Times New Roman" w:hAnsi="Times New Roman" w:cs="Times New Roman"/>
        </w:rPr>
        <w:t>with replacement</w:t>
      </w:r>
      <w:r w:rsidR="005B4490" w:rsidRPr="001A519E">
        <w:rPr>
          <w:rFonts w:ascii="Times New Roman" w:hAnsi="Times New Roman" w:cs="Times New Roman"/>
        </w:rPr>
        <w:t xml:space="preserve">, weighted by the relative </w:t>
      </w:r>
      <w:r w:rsidR="00956818" w:rsidRPr="001A519E">
        <w:rPr>
          <w:rFonts w:ascii="Times New Roman" w:hAnsi="Times New Roman" w:cs="Times New Roman"/>
        </w:rPr>
        <w:t>abundance of each fish species (in units of number of individuals/10,000 m</w:t>
      </w:r>
      <w:r w:rsidR="00956818" w:rsidRPr="001A519E">
        <w:rPr>
          <w:rFonts w:ascii="Times New Roman" w:hAnsi="Times New Roman" w:cs="Times New Roman"/>
          <w:vertAlign w:val="superscript"/>
        </w:rPr>
        <w:t>2</w:t>
      </w:r>
      <w:r w:rsidR="00956818" w:rsidRPr="001A519E">
        <w:rPr>
          <w:rFonts w:ascii="Times New Roman" w:hAnsi="Times New Roman" w:cs="Times New Roman"/>
        </w:rPr>
        <w:t>)</w:t>
      </w:r>
      <w:r w:rsidR="008B6569" w:rsidRPr="001A519E">
        <w:rPr>
          <w:rFonts w:ascii="Times New Roman" w:hAnsi="Times New Roman" w:cs="Times New Roman"/>
        </w:rPr>
        <w:t>.</w:t>
      </w:r>
      <w:r w:rsidR="009E20C7" w:rsidRPr="001A519E">
        <w:rPr>
          <w:rFonts w:ascii="Times New Roman" w:hAnsi="Times New Roman" w:cs="Times New Roman"/>
        </w:rPr>
        <w:t xml:space="preserve"> Weighting by no/10,000m</w:t>
      </w:r>
      <w:r w:rsidR="002751A9" w:rsidRPr="001A519E">
        <w:rPr>
          <w:rFonts w:ascii="Times New Roman" w:hAnsi="Times New Roman" w:cs="Times New Roman"/>
          <w:vertAlign w:val="superscript"/>
        </w:rPr>
        <w:t>2</w:t>
      </w:r>
      <w:r w:rsidR="002751A9" w:rsidRPr="001A519E">
        <w:rPr>
          <w:rFonts w:ascii="Times New Roman" w:hAnsi="Times New Roman" w:cs="Times New Roman"/>
        </w:rPr>
        <w:t xml:space="preserve"> instead of no/m</w:t>
      </w:r>
      <w:r w:rsidR="002751A9" w:rsidRPr="001A519E">
        <w:rPr>
          <w:rFonts w:ascii="Times New Roman" w:hAnsi="Times New Roman" w:cs="Times New Roman"/>
          <w:vertAlign w:val="superscript"/>
        </w:rPr>
        <w:t>2</w:t>
      </w:r>
      <w:r w:rsidR="002751A9" w:rsidRPr="001A519E">
        <w:rPr>
          <w:rFonts w:ascii="Times New Roman" w:hAnsi="Times New Roman" w:cs="Times New Roman"/>
        </w:rPr>
        <w:t xml:space="preserve"> was necessary to ensure that enough body sizes were sampled (i.e., </w:t>
      </w:r>
      <w:r w:rsidR="007B488A" w:rsidRPr="001A519E">
        <w:rPr>
          <w:rFonts w:ascii="Times New Roman" w:hAnsi="Times New Roman" w:cs="Times New Roman"/>
        </w:rPr>
        <w:t>no</w:t>
      </w:r>
      <w:r w:rsidR="002751A9" w:rsidRPr="001A519E">
        <w:rPr>
          <w:rFonts w:ascii="Times New Roman" w:hAnsi="Times New Roman" w:cs="Times New Roman"/>
        </w:rPr>
        <w:t>/m</w:t>
      </w:r>
      <w:r w:rsidR="002751A9" w:rsidRPr="001A519E">
        <w:rPr>
          <w:rFonts w:ascii="Times New Roman" w:hAnsi="Times New Roman" w:cs="Times New Roman"/>
          <w:vertAlign w:val="superscript"/>
        </w:rPr>
        <w:t>2</w:t>
      </w:r>
      <w:r w:rsidR="008B6569" w:rsidRPr="001A519E">
        <w:rPr>
          <w:rFonts w:ascii="Times New Roman" w:hAnsi="Times New Roman" w:cs="Times New Roman"/>
        </w:rPr>
        <w:t xml:space="preserve"> </w:t>
      </w:r>
      <w:r w:rsidR="007B488A" w:rsidRPr="001A519E">
        <w:rPr>
          <w:rFonts w:ascii="Times New Roman" w:hAnsi="Times New Roman" w:cs="Times New Roman"/>
        </w:rPr>
        <w:t xml:space="preserve">was typically &lt;1). </w:t>
      </w:r>
      <w:r w:rsidR="008B6569" w:rsidRPr="001A519E">
        <w:rPr>
          <w:rFonts w:ascii="Times New Roman" w:hAnsi="Times New Roman" w:cs="Times New Roman"/>
        </w:rPr>
        <w:t>For each collection, we then summed the total number of individual body sizes, along with their density estimate</w:t>
      </w:r>
      <w:r w:rsidR="003E4484" w:rsidRPr="001A519E">
        <w:rPr>
          <w:rFonts w:ascii="Times New Roman" w:hAnsi="Times New Roman" w:cs="Times New Roman"/>
        </w:rPr>
        <w:t>s, resulting in a dataset containing individual size estimates and their associated density for each collection</w:t>
      </w:r>
      <w:r w:rsidR="008B6569" w:rsidRPr="001A519E">
        <w:rPr>
          <w:rFonts w:ascii="Times New Roman" w:hAnsi="Times New Roman" w:cs="Times New Roman"/>
        </w:rPr>
        <w:t>.</w:t>
      </w:r>
    </w:p>
    <w:p w14:paraId="33F12678" w14:textId="77777777" w:rsidR="008B6569" w:rsidRPr="001A519E" w:rsidRDefault="008B6569" w:rsidP="001A519E">
      <w:pPr>
        <w:rPr>
          <w:rFonts w:ascii="Times New Roman" w:hAnsi="Times New Roman" w:cs="Times New Roman"/>
        </w:rPr>
      </w:pPr>
    </w:p>
    <w:p w14:paraId="61DD07E2" w14:textId="77777777" w:rsidR="008B6569" w:rsidRPr="001A519E" w:rsidRDefault="008B6569" w:rsidP="001A519E">
      <w:pPr>
        <w:rPr>
          <w:rFonts w:ascii="Times New Roman" w:hAnsi="Times New Roman" w:cs="Times New Roman"/>
          <w:i/>
        </w:rPr>
      </w:pPr>
      <w:r w:rsidRPr="001A519E">
        <w:rPr>
          <w:rFonts w:ascii="Times New Roman" w:hAnsi="Times New Roman" w:cs="Times New Roman"/>
          <w:i/>
        </w:rPr>
        <w:t>Combining fish and macroinvertebrates</w:t>
      </w:r>
    </w:p>
    <w:p w14:paraId="77844F87" w14:textId="43D4869C" w:rsidR="008B6569" w:rsidRPr="001A519E" w:rsidRDefault="008B6569" w:rsidP="001A519E">
      <w:pPr>
        <w:rPr>
          <w:rFonts w:ascii="Times New Roman" w:hAnsi="Times New Roman" w:cs="Times New Roman"/>
        </w:rPr>
      </w:pPr>
      <w:r w:rsidRPr="001A519E">
        <w:rPr>
          <w:rFonts w:ascii="Times New Roman" w:hAnsi="Times New Roman" w:cs="Times New Roman"/>
        </w:rPr>
        <w:t xml:space="preserve">Fish and macroinvertebrates were collected on different dates, with macroinvertebrates collected three times per year and fish collected twice. Therefore, to combine fish and macroinvertebrate samples, we limited the data to only collections that occurred within 30 days of each other. For example, if macroinvertebrates were collected on June 10 and fish collected on June 20, those samples were treated as one. If more than one sample was in this </w:t>
      </w:r>
      <w:r w:rsidRPr="001A519E">
        <w:rPr>
          <w:rFonts w:ascii="Times New Roman" w:hAnsi="Times New Roman" w:cs="Times New Roman"/>
        </w:rPr>
        <w:lastRenderedPageBreak/>
        <w:t>window (e.g., another fish collection on June 21), we included on</w:t>
      </w:r>
      <w:r w:rsidR="004B7FE0" w:rsidRPr="001A519E">
        <w:rPr>
          <w:rFonts w:ascii="Times New Roman" w:hAnsi="Times New Roman" w:cs="Times New Roman"/>
        </w:rPr>
        <w:t>ly</w:t>
      </w:r>
      <w:r w:rsidRPr="001A519E">
        <w:rPr>
          <w:rFonts w:ascii="Times New Roman" w:hAnsi="Times New Roman" w:cs="Times New Roman"/>
        </w:rPr>
        <w:t xml:space="preserve"> the most recent collection.  The resulting data set </w:t>
      </w:r>
      <w:r w:rsidR="004B7FE0" w:rsidRPr="001A519E">
        <w:rPr>
          <w:rFonts w:ascii="Times New Roman" w:hAnsi="Times New Roman" w:cs="Times New Roman"/>
        </w:rPr>
        <w:t>contains</w:t>
      </w:r>
      <w:r w:rsidRPr="001A519E">
        <w:rPr>
          <w:rFonts w:ascii="Times New Roman" w:hAnsi="Times New Roman" w:cs="Times New Roman"/>
        </w:rPr>
        <w:t xml:space="preserve"> body sizes ranging nine orders of magnitude (0.003 to 200,000 mg) </w:t>
      </w:r>
      <w:r w:rsidR="00493E50" w:rsidRPr="001A519E">
        <w:rPr>
          <w:rFonts w:ascii="Times New Roman" w:hAnsi="Times New Roman" w:cs="Times New Roman"/>
        </w:rPr>
        <w:t>along with their densities</w:t>
      </w:r>
      <w:r w:rsidR="008B1676" w:rsidRPr="001A519E">
        <w:rPr>
          <w:rFonts w:ascii="Times New Roman" w:hAnsi="Times New Roman" w:cs="Times New Roman"/>
        </w:rPr>
        <w:t xml:space="preserve">. We used this dataset to estimate individual size distributions, total community </w:t>
      </w:r>
      <w:r w:rsidR="00242F96" w:rsidRPr="001A519E">
        <w:rPr>
          <w:rFonts w:ascii="Times New Roman" w:hAnsi="Times New Roman" w:cs="Times New Roman"/>
        </w:rPr>
        <w:t>biomass</w:t>
      </w:r>
      <w:r w:rsidRPr="001A519E">
        <w:rPr>
          <w:rFonts w:ascii="Times New Roman" w:hAnsi="Times New Roman" w:cs="Times New Roman"/>
        </w:rPr>
        <w:t xml:space="preserve">. </w:t>
      </w:r>
    </w:p>
    <w:p w14:paraId="27BFA350" w14:textId="77777777" w:rsidR="00493E50" w:rsidRPr="001A519E" w:rsidRDefault="00493E50" w:rsidP="001A519E">
      <w:pPr>
        <w:rPr>
          <w:rFonts w:ascii="Times New Roman" w:hAnsi="Times New Roman" w:cs="Times New Roman"/>
        </w:rPr>
      </w:pPr>
    </w:p>
    <w:p w14:paraId="37333538" w14:textId="59FDFE2A" w:rsidR="00493E50" w:rsidRPr="001A519E" w:rsidRDefault="00486BAB" w:rsidP="001A519E">
      <w:pPr>
        <w:rPr>
          <w:rFonts w:ascii="Times New Roman" w:hAnsi="Times New Roman" w:cs="Times New Roman"/>
          <w:i/>
        </w:rPr>
      </w:pPr>
      <w:r w:rsidRPr="001A519E">
        <w:rPr>
          <w:rFonts w:ascii="Times New Roman" w:hAnsi="Times New Roman" w:cs="Times New Roman"/>
          <w:b/>
          <w:i/>
        </w:rPr>
        <w:t>Environmental Data</w:t>
      </w:r>
    </w:p>
    <w:p w14:paraId="000C6781" w14:textId="1D3B32B2" w:rsidR="00486BAB" w:rsidRPr="001A519E" w:rsidRDefault="00DA570C" w:rsidP="001A519E">
      <w:pPr>
        <w:rPr>
          <w:rFonts w:ascii="Times New Roman" w:hAnsi="Times New Roman" w:cs="Times New Roman"/>
        </w:rPr>
      </w:pPr>
      <w:r w:rsidRPr="001A519E">
        <w:rPr>
          <w:rFonts w:ascii="Times New Roman" w:hAnsi="Times New Roman" w:cs="Times New Roman"/>
          <w:i/>
        </w:rPr>
        <w:t>Temperature</w:t>
      </w:r>
    </w:p>
    <w:p w14:paraId="0314A9EA" w14:textId="255A0173" w:rsidR="00DA570C" w:rsidRPr="001A519E" w:rsidRDefault="008E5EE5" w:rsidP="001A519E">
      <w:pPr>
        <w:rPr>
          <w:rFonts w:ascii="Times New Roman" w:hAnsi="Times New Roman" w:cs="Times New Roman"/>
        </w:rPr>
      </w:pPr>
      <w:r w:rsidRPr="001A519E">
        <w:rPr>
          <w:rFonts w:ascii="Times New Roman" w:hAnsi="Times New Roman" w:cs="Times New Roman"/>
        </w:rPr>
        <w:t xml:space="preserve">To estimate mean annual stream temperature for each of the </w:t>
      </w:r>
      <w:commentRangeStart w:id="197"/>
      <w:r w:rsidRPr="001A519E">
        <w:rPr>
          <w:rFonts w:ascii="Times New Roman" w:hAnsi="Times New Roman" w:cs="Times New Roman"/>
        </w:rPr>
        <w:t xml:space="preserve">23 </w:t>
      </w:r>
      <w:commentRangeEnd w:id="197"/>
      <w:r w:rsidR="002558AE">
        <w:rPr>
          <w:rStyle w:val="CommentReference"/>
        </w:rPr>
        <w:commentReference w:id="197"/>
      </w:r>
      <w:r w:rsidRPr="001A519E">
        <w:rPr>
          <w:rFonts w:ascii="Times New Roman" w:hAnsi="Times New Roman" w:cs="Times New Roman"/>
        </w:rPr>
        <w:t xml:space="preserve">sites, we obtained </w:t>
      </w:r>
      <w:r w:rsidR="005D4F2E" w:rsidRPr="001A519E">
        <w:rPr>
          <w:rFonts w:ascii="Times New Roman" w:hAnsi="Times New Roman" w:cs="Times New Roman"/>
        </w:rPr>
        <w:t xml:space="preserve">water </w:t>
      </w:r>
      <w:r w:rsidR="00F97B33" w:rsidRPr="001A519E">
        <w:rPr>
          <w:rFonts w:ascii="Times New Roman" w:hAnsi="Times New Roman" w:cs="Times New Roman"/>
        </w:rPr>
        <w:t xml:space="preserve">temperature readings </w:t>
      </w:r>
      <w:r w:rsidR="00EE204C" w:rsidRPr="001A519E">
        <w:rPr>
          <w:rFonts w:ascii="Times New Roman" w:hAnsi="Times New Roman" w:cs="Times New Roman"/>
        </w:rPr>
        <w:t xml:space="preserve">collected every </w:t>
      </w:r>
      <w:r w:rsidR="00A7079F" w:rsidRPr="001A519E">
        <w:rPr>
          <w:rFonts w:ascii="Times New Roman" w:hAnsi="Times New Roman" w:cs="Times New Roman"/>
        </w:rPr>
        <w:t>four hours</w:t>
      </w:r>
      <w:r w:rsidR="00EE204C" w:rsidRPr="001A519E">
        <w:rPr>
          <w:rFonts w:ascii="Times New Roman" w:hAnsi="Times New Roman" w:cs="Times New Roman"/>
        </w:rPr>
        <w:t xml:space="preserve"> from 201</w:t>
      </w:r>
      <w:r w:rsidR="005C5397" w:rsidRPr="001A519E">
        <w:rPr>
          <w:rFonts w:ascii="Times New Roman" w:hAnsi="Times New Roman" w:cs="Times New Roman"/>
        </w:rPr>
        <w:t>6</w:t>
      </w:r>
      <w:r w:rsidR="00EE204C" w:rsidRPr="001A519E">
        <w:rPr>
          <w:rFonts w:ascii="Times New Roman" w:hAnsi="Times New Roman" w:cs="Times New Roman"/>
        </w:rPr>
        <w:t xml:space="preserve"> to 2021</w:t>
      </w:r>
      <w:r w:rsidR="007A0C5F" w:rsidRPr="001A519E">
        <w:rPr>
          <w:rFonts w:ascii="Times New Roman" w:hAnsi="Times New Roman" w:cs="Times New Roman"/>
        </w:rPr>
        <w:t xml:space="preserve"> using the NEON data product DP1.20053.001</w:t>
      </w:r>
      <w:r w:rsidR="00015F13" w:rsidRPr="001A519E">
        <w:rPr>
          <w:rFonts w:ascii="Times New Roman" w:hAnsi="Times New Roman" w:cs="Times New Roman"/>
        </w:rPr>
        <w:t xml:space="preserve"> (NEON 2</w:t>
      </w:r>
      <w:commentRangeStart w:id="198"/>
      <w:r w:rsidR="00015F13" w:rsidRPr="001A519E">
        <w:rPr>
          <w:rFonts w:ascii="Times New Roman" w:hAnsi="Times New Roman" w:cs="Times New Roman"/>
        </w:rPr>
        <w:t>023b</w:t>
      </w:r>
      <w:commentRangeEnd w:id="198"/>
      <w:r w:rsidR="00015F13" w:rsidRPr="001A519E">
        <w:rPr>
          <w:rStyle w:val="CommentReference"/>
        </w:rPr>
        <w:commentReference w:id="198"/>
      </w:r>
      <w:r w:rsidR="00015F13" w:rsidRPr="001A519E">
        <w:rPr>
          <w:rFonts w:ascii="Times New Roman" w:hAnsi="Times New Roman" w:cs="Times New Roman"/>
        </w:rPr>
        <w:t>)</w:t>
      </w:r>
      <w:r w:rsidR="00EE204C" w:rsidRPr="001A519E">
        <w:rPr>
          <w:rFonts w:ascii="Times New Roman" w:hAnsi="Times New Roman" w:cs="Times New Roman"/>
        </w:rPr>
        <w:t>.</w:t>
      </w:r>
      <w:r w:rsidR="00A7079F" w:rsidRPr="001A519E">
        <w:rPr>
          <w:rFonts w:ascii="Times New Roman" w:hAnsi="Times New Roman" w:cs="Times New Roman"/>
        </w:rPr>
        <w:t xml:space="preserve"> </w:t>
      </w:r>
      <w:r w:rsidR="00261194" w:rsidRPr="001A519E">
        <w:rPr>
          <w:rFonts w:ascii="Times New Roman" w:hAnsi="Times New Roman" w:cs="Times New Roman"/>
        </w:rPr>
        <w:t>We removed data that did not pass quality checks as noted by NEON. We also removed data that</w:t>
      </w:r>
      <w:r w:rsidR="007D29B9" w:rsidRPr="001A519E">
        <w:rPr>
          <w:rFonts w:ascii="Times New Roman" w:hAnsi="Times New Roman" w:cs="Times New Roman"/>
        </w:rPr>
        <w:t xml:space="preserve"> appeared unreasonably low (</w:t>
      </w:r>
      <w:r w:rsidR="00FA6982" w:rsidRPr="001A519E">
        <w:rPr>
          <w:rFonts w:ascii="Times New Roman" w:hAnsi="Times New Roman" w:cs="Times New Roman"/>
        </w:rPr>
        <w:t xml:space="preserve">&lt; </w:t>
      </w:r>
      <w:r w:rsidR="007D29B9" w:rsidRPr="001A519E">
        <w:rPr>
          <w:rFonts w:ascii="Times New Roman" w:hAnsi="Times New Roman" w:cs="Times New Roman"/>
        </w:rPr>
        <w:t>-5°C) or high</w:t>
      </w:r>
      <w:r w:rsidR="00FA6982" w:rsidRPr="001A519E">
        <w:rPr>
          <w:rFonts w:ascii="Times New Roman" w:hAnsi="Times New Roman" w:cs="Times New Roman"/>
        </w:rPr>
        <w:t xml:space="preserve"> (&gt; 50°C).</w:t>
      </w:r>
      <w:r w:rsidR="008B096A" w:rsidRPr="001A519E">
        <w:rPr>
          <w:rFonts w:ascii="Times New Roman" w:hAnsi="Times New Roman" w:cs="Times New Roman"/>
        </w:rPr>
        <w:t xml:space="preserve"> Some data for Alaskan streams is missing when the water is frozen. For those </w:t>
      </w:r>
      <w:r w:rsidR="002A668E" w:rsidRPr="001A519E">
        <w:rPr>
          <w:rFonts w:ascii="Times New Roman" w:hAnsi="Times New Roman" w:cs="Times New Roman"/>
        </w:rPr>
        <w:t>data, we assumed a temperature of 0°C</w:t>
      </w:r>
      <w:r w:rsidR="00804285" w:rsidRPr="001A519E">
        <w:rPr>
          <w:rFonts w:ascii="Times New Roman" w:hAnsi="Times New Roman" w:cs="Times New Roman"/>
        </w:rPr>
        <w:t xml:space="preserve">. </w:t>
      </w:r>
      <w:r w:rsidR="00663BBF" w:rsidRPr="001A519E">
        <w:rPr>
          <w:rFonts w:ascii="Times New Roman" w:hAnsi="Times New Roman" w:cs="Times New Roman"/>
        </w:rPr>
        <w:t>The resulting dataset contained 93,930 temperature readings. To reduce the data size for modeling, we estimated the mean weekly temperature and modeled that as a function of</w:t>
      </w:r>
      <w:r w:rsidR="00017B8D" w:rsidRPr="001A519E">
        <w:rPr>
          <w:rFonts w:ascii="Times New Roman" w:hAnsi="Times New Roman" w:cs="Times New Roman"/>
        </w:rPr>
        <w:t xml:space="preserve"> date and site using a generalized additive model with</w:t>
      </w:r>
      <w:r w:rsidR="001320B7" w:rsidRPr="001A519E">
        <w:rPr>
          <w:rFonts w:ascii="Times New Roman" w:hAnsi="Times New Roman" w:cs="Times New Roman"/>
        </w:rPr>
        <w:t xml:space="preserve"> a Gaussian likelihood and</w:t>
      </w:r>
      <w:r w:rsidR="00017B8D" w:rsidRPr="001A519E">
        <w:rPr>
          <w:rFonts w:ascii="Times New Roman" w:hAnsi="Times New Roman" w:cs="Times New Roman"/>
        </w:rPr>
        <w:t xml:space="preserve"> year as a varying intercept.</w:t>
      </w:r>
      <w:r w:rsidR="001320B7" w:rsidRPr="001A519E">
        <w:rPr>
          <w:rFonts w:ascii="Times New Roman" w:hAnsi="Times New Roman" w:cs="Times New Roman"/>
        </w:rPr>
        <w:t xml:space="preserve"> Mean weekly temperature was centered prior to modeling. </w:t>
      </w:r>
      <w:r w:rsidR="00D60405" w:rsidRPr="001A519E">
        <w:rPr>
          <w:rFonts w:ascii="Times New Roman" w:hAnsi="Times New Roman" w:cs="Times New Roman"/>
        </w:rPr>
        <w:t>This approach allowed us to have a posterior distribution of temperature predictions on each day over three years. From that posterior distribution, we cal</w:t>
      </w:r>
      <w:r w:rsidR="000F33CA" w:rsidRPr="001A519E">
        <w:rPr>
          <w:rFonts w:ascii="Times New Roman" w:hAnsi="Times New Roman" w:cs="Times New Roman"/>
        </w:rPr>
        <w:t>culated the mean annual temperature</w:t>
      </w:r>
      <w:r w:rsidR="00F0379D" w:rsidRPr="001A519E">
        <w:rPr>
          <w:rFonts w:ascii="Times New Roman" w:hAnsi="Times New Roman" w:cs="Times New Roman"/>
        </w:rPr>
        <w:t xml:space="preserve"> and standard deviation (</w:t>
      </w:r>
      <w:r w:rsidR="00F0379D" w:rsidRPr="001A519E">
        <w:rPr>
          <w:rFonts w:ascii="Times New Roman" w:hAnsi="Times New Roman" w:cs="Times New Roman"/>
          <w:highlight w:val="yellow"/>
        </w:rPr>
        <w:t xml:space="preserve">Table </w:t>
      </w:r>
      <w:commentRangeStart w:id="199"/>
      <w:r w:rsidR="00F0379D" w:rsidRPr="001A519E">
        <w:rPr>
          <w:rFonts w:ascii="Times New Roman" w:hAnsi="Times New Roman" w:cs="Times New Roman"/>
          <w:highlight w:val="yellow"/>
        </w:rPr>
        <w:t>X</w:t>
      </w:r>
      <w:commentRangeEnd w:id="199"/>
      <w:r w:rsidR="00F0379D" w:rsidRPr="001A519E">
        <w:rPr>
          <w:rStyle w:val="CommentReference"/>
        </w:rPr>
        <w:commentReference w:id="199"/>
      </w:r>
      <w:r w:rsidR="00F0379D" w:rsidRPr="001A519E">
        <w:rPr>
          <w:rFonts w:ascii="Times New Roman" w:hAnsi="Times New Roman" w:cs="Times New Roman"/>
        </w:rPr>
        <w:t>)</w:t>
      </w:r>
      <w:r w:rsidR="000F33CA" w:rsidRPr="001A519E">
        <w:rPr>
          <w:rFonts w:ascii="Times New Roman" w:hAnsi="Times New Roman" w:cs="Times New Roman"/>
        </w:rPr>
        <w:t xml:space="preserve"> </w:t>
      </w:r>
      <w:r w:rsidR="00F0379D" w:rsidRPr="001A519E">
        <w:rPr>
          <w:rFonts w:ascii="Times New Roman" w:hAnsi="Times New Roman" w:cs="Times New Roman"/>
        </w:rPr>
        <w:t>for each site</w:t>
      </w:r>
      <w:r w:rsidR="00E00BBD" w:rsidRPr="001A519E">
        <w:rPr>
          <w:rFonts w:ascii="Times New Roman" w:hAnsi="Times New Roman" w:cs="Times New Roman"/>
        </w:rPr>
        <w:t>.</w:t>
      </w:r>
    </w:p>
    <w:p w14:paraId="08F669C7" w14:textId="2804A358" w:rsidR="00E00BBD" w:rsidRPr="001A519E" w:rsidRDefault="00E00BBD" w:rsidP="001A519E">
      <w:pPr>
        <w:rPr>
          <w:rFonts w:ascii="Times New Roman" w:hAnsi="Times New Roman" w:cs="Times New Roman"/>
        </w:rPr>
      </w:pPr>
    </w:p>
    <w:p w14:paraId="54FB28D4" w14:textId="63B87B40" w:rsidR="00E00BBD" w:rsidRPr="001A519E" w:rsidRDefault="0069089B" w:rsidP="001A519E">
      <w:pPr>
        <w:rPr>
          <w:rFonts w:ascii="Times New Roman" w:hAnsi="Times New Roman" w:cs="Times New Roman"/>
          <w:i/>
        </w:rPr>
      </w:pPr>
      <w:r w:rsidRPr="001A519E">
        <w:rPr>
          <w:rFonts w:ascii="Times New Roman" w:hAnsi="Times New Roman" w:cs="Times New Roman"/>
          <w:i/>
        </w:rPr>
        <w:t xml:space="preserve">Gross Primary </w:t>
      </w:r>
      <w:commentRangeStart w:id="200"/>
      <w:r w:rsidRPr="001A519E">
        <w:rPr>
          <w:rFonts w:ascii="Times New Roman" w:hAnsi="Times New Roman" w:cs="Times New Roman"/>
          <w:i/>
        </w:rPr>
        <w:t>Production</w:t>
      </w:r>
      <w:commentRangeEnd w:id="200"/>
      <w:r w:rsidRPr="001A519E">
        <w:rPr>
          <w:rStyle w:val="CommentReference"/>
        </w:rPr>
        <w:commentReference w:id="200"/>
      </w:r>
    </w:p>
    <w:p w14:paraId="375D3E10" w14:textId="77777777" w:rsidR="000F0946" w:rsidRPr="001A519E" w:rsidRDefault="000F0946" w:rsidP="001A519E">
      <w:pPr>
        <w:rPr>
          <w:rFonts w:ascii="Times New Roman" w:hAnsi="Times New Roman" w:cs="Times New Roman"/>
          <w:i/>
        </w:rPr>
      </w:pPr>
    </w:p>
    <w:p w14:paraId="64EE8A95" w14:textId="177E5B0A" w:rsidR="0069089B" w:rsidRPr="001A519E" w:rsidRDefault="0069089B" w:rsidP="001A519E">
      <w:pPr>
        <w:rPr>
          <w:rFonts w:ascii="Times New Roman" w:hAnsi="Times New Roman" w:cs="Times New Roman"/>
        </w:rPr>
      </w:pPr>
      <w:r w:rsidRPr="001A519E">
        <w:rPr>
          <w:rFonts w:ascii="Times New Roman" w:hAnsi="Times New Roman" w:cs="Times New Roman"/>
          <w:i/>
        </w:rPr>
        <w:t>Organic Matter</w:t>
      </w:r>
    </w:p>
    <w:p w14:paraId="657759C9" w14:textId="13F92AFB" w:rsidR="0069089B" w:rsidRPr="001A519E" w:rsidRDefault="00CA635C" w:rsidP="001A519E">
      <w:pPr>
        <w:rPr>
          <w:rFonts w:ascii="Times New Roman" w:hAnsi="Times New Roman" w:cs="Times New Roman"/>
        </w:rPr>
      </w:pPr>
      <w:r w:rsidRPr="001A519E">
        <w:rPr>
          <w:rFonts w:ascii="Times New Roman" w:hAnsi="Times New Roman" w:cs="Times New Roman"/>
        </w:rPr>
        <w:t xml:space="preserve">We estimated the standing stock of organic matter </w:t>
      </w:r>
      <w:r w:rsidR="00DB7F62" w:rsidRPr="001A519E">
        <w:rPr>
          <w:rFonts w:ascii="Times New Roman" w:hAnsi="Times New Roman" w:cs="Times New Roman"/>
        </w:rPr>
        <w:t xml:space="preserve">by directly estimated organic matter mass from </w:t>
      </w:r>
      <w:r w:rsidR="003B6079" w:rsidRPr="001A519E">
        <w:rPr>
          <w:rFonts w:ascii="Times New Roman" w:hAnsi="Times New Roman" w:cs="Times New Roman"/>
        </w:rPr>
        <w:t xml:space="preserve">49 </w:t>
      </w:r>
      <w:r w:rsidR="00DB7F62" w:rsidRPr="001A519E">
        <w:rPr>
          <w:rFonts w:ascii="Times New Roman" w:hAnsi="Times New Roman" w:cs="Times New Roman"/>
        </w:rPr>
        <w:t xml:space="preserve">unsorted </w:t>
      </w:r>
      <w:r w:rsidR="0007476E" w:rsidRPr="001A519E">
        <w:rPr>
          <w:rFonts w:ascii="Times New Roman" w:hAnsi="Times New Roman" w:cs="Times New Roman"/>
        </w:rPr>
        <w:t>bulk samples in the NEON biorepository</w:t>
      </w:r>
      <w:r w:rsidR="003B6079" w:rsidRPr="001A519E">
        <w:rPr>
          <w:rFonts w:ascii="Times New Roman" w:hAnsi="Times New Roman" w:cs="Times New Roman"/>
        </w:rPr>
        <w:t xml:space="preserve"> (at least two samples per site)</w:t>
      </w:r>
      <w:r w:rsidR="0007476E" w:rsidRPr="001A519E">
        <w:rPr>
          <w:rFonts w:ascii="Times New Roman" w:hAnsi="Times New Roman" w:cs="Times New Roman"/>
        </w:rPr>
        <w:t xml:space="preserve">. </w:t>
      </w:r>
      <w:r w:rsidR="00DE37CD" w:rsidRPr="001A519E">
        <w:rPr>
          <w:rFonts w:ascii="Times New Roman" w:hAnsi="Times New Roman" w:cs="Times New Roman"/>
        </w:rPr>
        <w:t xml:space="preserve">The samples were collected at the same time as macroinvertebrate samples, using the same collection techniques (i.e., </w:t>
      </w:r>
      <w:r w:rsidR="009F505C" w:rsidRPr="001A519E">
        <w:rPr>
          <w:rFonts w:ascii="Times New Roman" w:hAnsi="Times New Roman" w:cs="Times New Roman"/>
        </w:rPr>
        <w:t>S</w:t>
      </w:r>
      <w:r w:rsidR="00DE37CD" w:rsidRPr="001A519E">
        <w:rPr>
          <w:rFonts w:ascii="Times New Roman" w:hAnsi="Times New Roman" w:cs="Times New Roman"/>
        </w:rPr>
        <w:t>urber</w:t>
      </w:r>
      <w:r w:rsidR="009F505C" w:rsidRPr="001A519E">
        <w:rPr>
          <w:rFonts w:ascii="Times New Roman" w:hAnsi="Times New Roman" w:cs="Times New Roman"/>
        </w:rPr>
        <w:t xml:space="preserve"> sampler, core sampler). We obtained the raw samples from NEON and first r</w:t>
      </w:r>
      <w:r w:rsidR="0007476E" w:rsidRPr="001A519E">
        <w:rPr>
          <w:rFonts w:ascii="Times New Roman" w:hAnsi="Times New Roman" w:cs="Times New Roman"/>
        </w:rPr>
        <w:t xml:space="preserve">emoved macroinvertebrates from </w:t>
      </w:r>
      <w:r w:rsidR="009F505C" w:rsidRPr="001A519E">
        <w:rPr>
          <w:rFonts w:ascii="Times New Roman" w:hAnsi="Times New Roman" w:cs="Times New Roman"/>
        </w:rPr>
        <w:t xml:space="preserve">them. We then combusted the </w:t>
      </w:r>
      <w:commentRangeStart w:id="201"/>
      <w:r w:rsidR="009F505C" w:rsidRPr="001A519E">
        <w:rPr>
          <w:rFonts w:ascii="Times New Roman" w:hAnsi="Times New Roman" w:cs="Times New Roman"/>
        </w:rPr>
        <w:t>remainder…</w:t>
      </w:r>
      <w:r w:rsidRPr="001A519E">
        <w:rPr>
          <w:rFonts w:ascii="Times New Roman" w:hAnsi="Times New Roman" w:cs="Times New Roman"/>
        </w:rPr>
        <w:t xml:space="preserve"> </w:t>
      </w:r>
      <w:commentRangeEnd w:id="201"/>
      <w:r w:rsidR="009F505C" w:rsidRPr="001A519E">
        <w:rPr>
          <w:rStyle w:val="CommentReference"/>
        </w:rPr>
        <w:commentReference w:id="201"/>
      </w:r>
    </w:p>
    <w:p w14:paraId="766287FC" w14:textId="77777777" w:rsidR="00493E50" w:rsidRPr="001A519E" w:rsidRDefault="00493E50" w:rsidP="001A519E">
      <w:pPr>
        <w:rPr>
          <w:rFonts w:ascii="Times New Roman" w:hAnsi="Times New Roman" w:cs="Times New Roman"/>
        </w:rPr>
      </w:pPr>
    </w:p>
    <w:p w14:paraId="55016C94" w14:textId="76F3371A" w:rsidR="000F730C" w:rsidRPr="001A519E" w:rsidRDefault="000F730C" w:rsidP="001A519E">
      <w:pPr>
        <w:rPr>
          <w:rFonts w:ascii="Times New Roman" w:hAnsi="Times New Roman" w:cs="Times New Roman"/>
          <w:b/>
        </w:rPr>
      </w:pPr>
      <w:r w:rsidRPr="001A519E">
        <w:rPr>
          <w:rFonts w:ascii="Times New Roman" w:hAnsi="Times New Roman" w:cs="Times New Roman"/>
          <w:b/>
          <w:i/>
        </w:rPr>
        <w:t>Data Analysis</w:t>
      </w:r>
    </w:p>
    <w:p w14:paraId="04F3422F" w14:textId="3A08F619" w:rsidR="00BF5C0E" w:rsidRPr="001A519E" w:rsidRDefault="009714FA" w:rsidP="001A519E">
      <w:pPr>
        <w:rPr>
          <w:rFonts w:ascii="Times New Roman" w:hAnsi="Times New Roman" w:cs="Times New Roman"/>
        </w:rPr>
      </w:pPr>
      <w:r w:rsidRPr="001A519E">
        <w:rPr>
          <w:rFonts w:ascii="Times New Roman" w:hAnsi="Times New Roman" w:cs="Times New Roman"/>
        </w:rPr>
        <w:t>To examine how size spectra varied as a function of temperature</w:t>
      </w:r>
      <w:r w:rsidR="00FA30C9" w:rsidRPr="001A519E">
        <w:rPr>
          <w:rFonts w:ascii="Times New Roman" w:hAnsi="Times New Roman" w:cs="Times New Roman"/>
        </w:rPr>
        <w:t xml:space="preserve"> and resources, we used a Bayesian generalized</w:t>
      </w:r>
      <w:r w:rsidR="00F61B84" w:rsidRPr="001A519E">
        <w:rPr>
          <w:rFonts w:ascii="Times New Roman" w:hAnsi="Times New Roman" w:cs="Times New Roman"/>
        </w:rPr>
        <w:t xml:space="preserve"> linear mixed model </w:t>
      </w:r>
      <w:r w:rsidR="00D37F84" w:rsidRPr="001A519E">
        <w:rPr>
          <w:rFonts w:ascii="Times New Roman" w:hAnsi="Times New Roman" w:cs="Times New Roman"/>
        </w:rPr>
        <w:t>with a truncated Pareto likelihood</w:t>
      </w:r>
      <w:r w:rsidR="001D6B30" w:rsidRPr="001A519E">
        <w:rPr>
          <w:rFonts w:ascii="Times New Roman" w:hAnsi="Times New Roman" w:cs="Times New Roman"/>
        </w:rPr>
        <w:t>. A description and justification of th</w:t>
      </w:r>
      <w:r w:rsidR="008D1B50" w:rsidRPr="001A519E">
        <w:rPr>
          <w:rFonts w:ascii="Times New Roman" w:hAnsi="Times New Roman" w:cs="Times New Roman"/>
        </w:rPr>
        <w:t xml:space="preserve">is modelling approach for </w:t>
      </w:r>
      <w:r w:rsidR="001B435C" w:rsidRPr="001A519E">
        <w:rPr>
          <w:rFonts w:ascii="Times New Roman" w:hAnsi="Times New Roman" w:cs="Times New Roman"/>
        </w:rPr>
        <w:t>ISD’s</w:t>
      </w:r>
      <w:r w:rsidR="001D6B30" w:rsidRPr="001A519E">
        <w:rPr>
          <w:rFonts w:ascii="Times New Roman" w:hAnsi="Times New Roman" w:cs="Times New Roman"/>
        </w:rPr>
        <w:t xml:space="preserve"> is given in </w:t>
      </w:r>
      <w:commentRangeStart w:id="202"/>
      <w:r w:rsidR="001D6B30" w:rsidRPr="001A519E">
        <w:rPr>
          <w:rFonts w:ascii="Times New Roman" w:hAnsi="Times New Roman" w:cs="Times New Roman"/>
        </w:rPr>
        <w:t>Wesner et al. (2023)</w:t>
      </w:r>
      <w:commentRangeEnd w:id="202"/>
      <w:r w:rsidR="001D6B30" w:rsidRPr="001A519E">
        <w:rPr>
          <w:rStyle w:val="CommentReference"/>
        </w:rPr>
        <w:commentReference w:id="202"/>
      </w:r>
      <w:r w:rsidR="001D6B30" w:rsidRPr="001A519E">
        <w:rPr>
          <w:rFonts w:ascii="Times New Roman" w:hAnsi="Times New Roman" w:cs="Times New Roman"/>
        </w:rPr>
        <w:t>.</w:t>
      </w:r>
      <w:r w:rsidR="00BF5C0E" w:rsidRPr="001A519E">
        <w:rPr>
          <w:rFonts w:ascii="Times New Roman" w:hAnsi="Times New Roman" w:cs="Times New Roman"/>
        </w:rPr>
        <w:t xml:space="preserve"> The model structure </w:t>
      </w:r>
      <w:r w:rsidR="00583ADC" w:rsidRPr="001A519E">
        <w:rPr>
          <w:rFonts w:ascii="Times New Roman" w:hAnsi="Times New Roman" w:cs="Times New Roman"/>
        </w:rPr>
        <w:t>was:</w:t>
      </w:r>
    </w:p>
    <w:p w14:paraId="3725BB54" w14:textId="5B9CDB8A" w:rsidR="00583ADC" w:rsidRPr="001A519E" w:rsidRDefault="00583ADC" w:rsidP="001A519E">
      <w:pPr>
        <w:rPr>
          <w:rFonts w:ascii="Times New Roman" w:hAnsi="Times New Roman" w:cs="Times New Roman"/>
        </w:rPr>
      </w:pPr>
    </w:p>
    <w:p w14:paraId="205DDFAD" w14:textId="509AEA28" w:rsidR="00393A0A" w:rsidRPr="001A519E" w:rsidRDefault="00EC754C" w:rsidP="001A519E">
      <w:pPr>
        <w:rPr>
          <w:rFonts w:ascii="Times New Roman" w:eastAsiaTheme="minorEastAsia" w:hAnsi="Times New Roman" w:cs="Times New Roman"/>
        </w:rPr>
      </w:pPr>
      <m:oMath>
        <m:sSub>
          <m:sSubPr>
            <m:ctrlPr>
              <w:ins w:id="203" w:author="Wesner, Jeff S" w:date="2023-06-27T21:05:00Z">
                <w:rPr>
                  <w:rFonts w:ascii="Cambria Math" w:hAnsi="Cambria Math" w:cs="Times New Roman"/>
                  <w:i/>
                </w:rPr>
              </w:ins>
            </m:ctrlPr>
          </m:sSubPr>
          <m:e>
            <m:r>
              <w:rPr>
                <w:rFonts w:ascii="Cambria Math" w:hAnsi="Cambria Math" w:cs="Times New Roman"/>
              </w:rPr>
              <m:t>y</m:t>
            </m:r>
          </m:e>
          <m:sub>
            <m:r>
              <w:rPr>
                <w:rFonts w:ascii="Cambria Math" w:hAnsi="Cambria Math" w:cs="Times New Roman"/>
              </w:rPr>
              <m:t>ijkl</m:t>
            </m:r>
          </m:sub>
        </m:sSub>
        <m:r>
          <m:rPr>
            <m:sty m:val="p"/>
          </m:rPr>
          <w:rPr>
            <w:rFonts w:ascii="Cambria Math" w:hAnsi="Cambria Math" w:cs="Times New Roman"/>
          </w:rPr>
          <m:t>∼</m:t>
        </m:r>
        <m:r>
          <w:rPr>
            <w:rFonts w:ascii="Cambria Math" w:hAnsi="Cambria Math" w:cs="Times New Roman"/>
          </w:rPr>
          <m:t>paretocounts</m:t>
        </m:r>
        <m:d>
          <m:dPr>
            <m:ctrlPr>
              <w:ins w:id="204" w:author="Wesner, Jeff S" w:date="2023-06-27T21:05:00Z">
                <w:rPr>
                  <w:rFonts w:ascii="Cambria Math" w:hAnsi="Cambria Math" w:cs="Times New Roman"/>
                  <w:i/>
                </w:rPr>
              </w:ins>
            </m:ctrlPr>
          </m:dPr>
          <m:e>
            <m:r>
              <m:rPr>
                <m:sty m:val="p"/>
              </m:rPr>
              <w:rPr>
                <w:rFonts w:ascii="Cambria Math" w:hAnsi="Cambria Math" w:cs="Times New Roman"/>
              </w:rPr>
              <m:t>λ,</m:t>
            </m:r>
            <m:sSub>
              <m:sSubPr>
                <m:ctrlPr>
                  <w:ins w:id="205" w:author="Wesner, Jeff S" w:date="2023-06-27T21:05:00Z">
                    <w:rPr>
                      <w:rFonts w:ascii="Cambria Math" w:hAnsi="Cambria Math" w:cs="Times New Roman"/>
                    </w:rPr>
                  </w:ins>
                </m:ctrlPr>
              </m:sSubPr>
              <m:e>
                <m:r>
                  <m:rPr>
                    <m:sty m:val="p"/>
                  </m:rPr>
                  <w:rPr>
                    <w:rFonts w:ascii="Cambria Math" w:hAnsi="Cambria Math" w:cs="Times New Roman"/>
                  </w:rPr>
                  <m:t>y</m:t>
                </m:r>
              </m:e>
              <m:sub>
                <m:r>
                  <m:rPr>
                    <m:sty m:val="p"/>
                  </m:rPr>
                  <w:rPr>
                    <w:rFonts w:ascii="Cambria Math" w:hAnsi="Cambria Math" w:cs="Times New Roman"/>
                  </w:rPr>
                  <m:t>min,</m:t>
                </m:r>
                <m:r>
                  <w:rPr>
                    <w:rFonts w:ascii="Cambria Math" w:hAnsi="Cambria Math" w:cs="Times New Roman"/>
                  </w:rPr>
                  <m:t>k</m:t>
                </m:r>
              </m:sub>
            </m:sSub>
            <m:r>
              <m:rPr>
                <m:sty m:val="p"/>
              </m:rPr>
              <w:rPr>
                <w:rFonts w:ascii="Cambria Math" w:hAnsi="Cambria Math" w:cs="Times New Roman"/>
              </w:rPr>
              <m:t>,</m:t>
            </m:r>
            <m:sSub>
              <m:sSubPr>
                <m:ctrlPr>
                  <w:ins w:id="206" w:author="Wesner, Jeff S" w:date="2023-06-27T21:05:00Z">
                    <w:rPr>
                      <w:rFonts w:ascii="Cambria Math" w:hAnsi="Cambria Math" w:cs="Times New Roman"/>
                    </w:rPr>
                  </w:ins>
                </m:ctrlPr>
              </m:sSubPr>
              <m:e>
                <m:r>
                  <m:rPr>
                    <m:sty m:val="p"/>
                  </m:rPr>
                  <w:rPr>
                    <w:rFonts w:ascii="Cambria Math" w:hAnsi="Cambria Math" w:cs="Times New Roman"/>
                  </w:rPr>
                  <m:t>y</m:t>
                </m:r>
              </m:e>
              <m:sub>
                <m:r>
                  <m:rPr>
                    <m:sty m:val="p"/>
                  </m:rPr>
                  <w:rPr>
                    <w:rFonts w:ascii="Cambria Math" w:hAnsi="Cambria Math" w:cs="Times New Roman"/>
                  </w:rPr>
                  <m:t>max,</m:t>
                </m:r>
                <m:r>
                  <w:rPr>
                    <w:rFonts w:ascii="Cambria Math" w:hAnsi="Cambria Math" w:cs="Times New Roman"/>
                  </w:rPr>
                  <m:t>k</m:t>
                </m:r>
              </m:sub>
            </m:sSub>
            <m:r>
              <m:rPr>
                <m:sty m:val="p"/>
              </m:rPr>
              <w:rPr>
                <w:rFonts w:ascii="Cambria Math" w:hAnsi="Cambria Math" w:cs="Times New Roman"/>
              </w:rPr>
              <m:t>,count</m:t>
            </m:r>
            <m:sSub>
              <m:sSubPr>
                <m:ctrlPr>
                  <w:ins w:id="207" w:author="Wesner, Jeff S" w:date="2023-06-27T21:05:00Z">
                    <w:rPr>
                      <w:rFonts w:ascii="Cambria Math" w:hAnsi="Cambria Math" w:cs="Times New Roman"/>
                    </w:rPr>
                  </w:ins>
                </m:ctrlPr>
              </m:sSubPr>
              <m:e>
                <m:r>
                  <m:rPr>
                    <m:sty m:val="p"/>
                  </m:rPr>
                  <w:rPr>
                    <w:rFonts w:ascii="Cambria Math" w:hAnsi="Cambria Math" w:cs="Times New Roman"/>
                  </w:rPr>
                  <m:t>s</m:t>
                </m:r>
              </m:e>
              <m:sub>
                <m:r>
                  <w:rPr>
                    <w:rFonts w:ascii="Cambria Math" w:hAnsi="Cambria Math" w:cs="Times New Roman"/>
                  </w:rPr>
                  <m:t>ijkl</m:t>
                </m:r>
              </m:sub>
            </m:sSub>
          </m:e>
        </m:d>
      </m:oMath>
      <w:r w:rsidR="00303405" w:rsidRPr="001A519E">
        <w:rPr>
          <w:rFonts w:ascii="Times New Roman" w:eastAsiaTheme="minorEastAsia" w:hAnsi="Times New Roman" w:cs="Times New Roman"/>
        </w:rPr>
        <w:t xml:space="preserve">  </w:t>
      </w:r>
      <w:r w:rsidR="0006239A" w:rsidRPr="001A519E">
        <w:rPr>
          <w:rFonts w:ascii="Times New Roman" w:eastAsiaTheme="minorEastAsia" w:hAnsi="Times New Roman" w:cs="Times New Roman"/>
        </w:rPr>
        <w:t xml:space="preserve"> </w:t>
      </w:r>
      <w:r w:rsidR="00303405" w:rsidRPr="001A519E">
        <w:rPr>
          <w:rFonts w:ascii="Times New Roman" w:eastAsiaTheme="minorEastAsia" w:hAnsi="Times New Roman" w:cs="Times New Roman"/>
        </w:rPr>
        <w:t xml:space="preserve"> </w:t>
      </w:r>
      <w:r w:rsidR="00B233CB" w:rsidRPr="001A519E">
        <w:rPr>
          <w:rFonts w:ascii="Times New Roman" w:eastAsiaTheme="minorEastAsia" w:hAnsi="Times New Roman" w:cs="Times New Roman"/>
        </w:rPr>
        <w:t>[likelihood]</w:t>
      </w:r>
    </w:p>
    <w:p w14:paraId="2F2D6093" w14:textId="77777777" w:rsidR="00C94D34" w:rsidRPr="001A519E" w:rsidRDefault="00C94D34" w:rsidP="001A519E">
      <w:pPr>
        <w:rPr>
          <w:rFonts w:ascii="Times New Roman" w:eastAsiaTheme="minorEastAsia" w:hAnsi="Times New Roman" w:cs="Times New Roman"/>
        </w:rPr>
      </w:pPr>
    </w:p>
    <w:p w14:paraId="7263C78A" w14:textId="3506E49D" w:rsidR="008A7EE0" w:rsidRPr="001A519E" w:rsidRDefault="00AB3668" w:rsidP="001A519E">
      <w:pPr>
        <w:rPr>
          <w:rFonts w:ascii="Times New Roman" w:eastAsiaTheme="minorEastAsia" w:hAnsi="Times New Roman" w:cs="Times New Roman"/>
        </w:rPr>
      </w:pPr>
      <m:oMathPara>
        <m:oMath>
          <m:r>
            <w:rPr>
              <w:rFonts w:ascii="Cambria Math" w:eastAsiaTheme="minorEastAsia" w:hAnsi="Cambria Math" w:cs="Times New Roman"/>
            </w:rPr>
            <m:t>λ=α</m:t>
          </m:r>
          <m:r>
            <m:rPr>
              <m:sty m:val="p"/>
            </m:rPr>
            <w:rPr>
              <w:rFonts w:ascii="Cambria Math" w:eastAsiaTheme="minorEastAsia" w:hAnsi="Cambria Math" w:cs="Times New Roman"/>
            </w:rPr>
            <m:t>+</m:t>
          </m:r>
          <m:sSub>
            <m:sSubPr>
              <m:ctrlPr>
                <w:ins w:id="208" w:author="Wesner, Jeff S" w:date="2023-06-27T21:05:00Z">
                  <w:rPr>
                    <w:rFonts w:ascii="Cambria Math" w:eastAsiaTheme="minorEastAsia" w:hAnsi="Cambria Math" w:cs="Times New Roman"/>
                  </w:rPr>
                </w:ins>
              </m:ctrlPr>
            </m:sSubPr>
            <m:e>
              <m:r>
                <w:rPr>
                  <w:rFonts w:ascii="Cambria Math" w:eastAsiaTheme="minorEastAsia" w:hAnsi="Cambria Math" w:cs="Times New Roman"/>
                </w:rPr>
                <m:t>η</m:t>
              </m:r>
            </m:e>
            <m:sub>
              <m:r>
                <w:rPr>
                  <w:rFonts w:ascii="Cambria Math" w:eastAsiaTheme="minorEastAsia" w:hAnsi="Cambria Math" w:cs="Times New Roman"/>
                </w:rPr>
                <m:t>j</m:t>
              </m:r>
            </m:sub>
          </m:sSub>
          <m:r>
            <m:rPr>
              <m:sty m:val="p"/>
            </m:rPr>
            <w:rPr>
              <w:rFonts w:ascii="Cambria Math" w:eastAsiaTheme="minorEastAsia" w:hAnsi="Cambria Math" w:cs="Times New Roman"/>
            </w:rPr>
            <m:t>+</m:t>
          </m:r>
          <m:sSub>
            <m:sSubPr>
              <m:ctrlPr>
                <w:ins w:id="209" w:author="Wesner, Jeff S" w:date="2023-06-27T21:05:00Z">
                  <w:rPr>
                    <w:rFonts w:ascii="Cambria Math" w:eastAsiaTheme="minorEastAsia" w:hAnsi="Cambria Math" w:cs="Times New Roman"/>
                  </w:rPr>
                </w:ins>
              </m:ctrlPr>
            </m:sSubPr>
            <m:e>
              <m:r>
                <w:rPr>
                  <w:rFonts w:ascii="Cambria Math" w:eastAsiaTheme="minorEastAsia" w:hAnsi="Cambria Math" w:cs="Times New Roman"/>
                </w:rPr>
                <m:t>η</m:t>
              </m:r>
            </m:e>
            <m:sub>
              <m:r>
                <w:rPr>
                  <w:rFonts w:ascii="Cambria Math" w:eastAsiaTheme="minorEastAsia" w:hAnsi="Cambria Math" w:cs="Times New Roman"/>
                </w:rPr>
                <m:t>k</m:t>
              </m:r>
            </m:sub>
          </m:sSub>
          <m:r>
            <m:rPr>
              <m:sty m:val="p"/>
            </m:rPr>
            <w:rPr>
              <w:rFonts w:ascii="Cambria Math" w:eastAsiaTheme="minorEastAsia" w:hAnsi="Cambria Math" w:cs="Times New Roman"/>
            </w:rPr>
            <m:t>+</m:t>
          </m:r>
          <m:sSub>
            <m:sSubPr>
              <m:ctrlPr>
                <w:ins w:id="210" w:author="Wesner, Jeff S" w:date="2023-06-27T21:05:00Z">
                  <w:rPr>
                    <w:rFonts w:ascii="Cambria Math" w:eastAsiaTheme="minorEastAsia" w:hAnsi="Cambria Math" w:cs="Times New Roman"/>
                  </w:rPr>
                </w:ins>
              </m:ctrlPr>
            </m:sSubPr>
            <m:e>
              <m:r>
                <w:rPr>
                  <w:rFonts w:ascii="Cambria Math" w:eastAsiaTheme="minorEastAsia" w:hAnsi="Cambria Math" w:cs="Times New Roman"/>
                </w:rPr>
                <m:t>η</m:t>
              </m:r>
            </m:e>
            <m:sub>
              <m:r>
                <w:rPr>
                  <w:rFonts w:ascii="Cambria Math" w:eastAsiaTheme="minorEastAsia" w:hAnsi="Cambria Math" w:cs="Times New Roman"/>
                </w:rPr>
                <m:t>l</m:t>
              </m:r>
            </m:sub>
          </m:sSub>
          <m:r>
            <m:rPr>
              <m:sty m:val="p"/>
            </m:rPr>
            <w:rPr>
              <w:rFonts w:ascii="Cambria Math" w:eastAsiaTheme="minorEastAsia" w:hAnsi="Cambria Math" w:cs="Times New Roman"/>
            </w:rPr>
            <m:t>+</m:t>
          </m:r>
          <m:sSub>
            <m:sSubPr>
              <m:ctrlPr>
                <w:ins w:id="211" w:author="Wesner, Jeff S" w:date="2023-06-27T21:05:00Z">
                  <w:rPr>
                    <w:rFonts w:ascii="Cambria Math" w:eastAsiaTheme="minorEastAsia" w:hAnsi="Cambria Math" w:cs="Times New Roman"/>
                  </w:rPr>
                </w:ins>
              </m:ctrlPr>
            </m:sSubPr>
            <m:e>
              <m:r>
                <w:rPr>
                  <w:rFonts w:ascii="Cambria Math" w:eastAsiaTheme="minorEastAsia" w:hAnsi="Cambria Math" w:cs="Times New Roman"/>
                </w:rPr>
                <m:t>β</m:t>
              </m:r>
            </m:e>
            <m:sub>
              <m:r>
                <m:rPr>
                  <m:sty m:val="p"/>
                </m:rPr>
                <w:rPr>
                  <w:rFonts w:ascii="Cambria Math" w:eastAsiaTheme="minorEastAsia" w:hAnsi="Cambria Math" w:cs="Times New Roman"/>
                </w:rPr>
                <m:t>1</m:t>
              </m:r>
            </m:sub>
          </m:sSub>
          <m:sSub>
            <m:sSubPr>
              <m:ctrlPr>
                <w:ins w:id="212" w:author="Wesner, Jeff S" w:date="2023-06-27T21:05:00Z">
                  <w:rPr>
                    <w:rFonts w:ascii="Cambria Math" w:eastAsiaTheme="minorEastAsia" w:hAnsi="Cambria Math" w:cs="Times New Roman"/>
                  </w:rPr>
                </w:ins>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r>
            <m:rPr>
              <m:sty m:val="p"/>
            </m:rPr>
            <w:rPr>
              <w:rFonts w:ascii="Cambria Math" w:eastAsiaTheme="minorEastAsia" w:hAnsi="Cambria Math" w:cs="Times New Roman"/>
            </w:rPr>
            <m:t>+</m:t>
          </m:r>
          <m:sSub>
            <m:sSubPr>
              <m:ctrlPr>
                <w:ins w:id="213" w:author="Wesner, Jeff S" w:date="2023-06-27T21:05:00Z">
                  <w:rPr>
                    <w:rFonts w:ascii="Cambria Math" w:eastAsiaTheme="minorEastAsia" w:hAnsi="Cambria Math" w:cs="Times New Roman"/>
                  </w:rPr>
                </w:ins>
              </m:ctrlPr>
            </m:sSubPr>
            <m:e>
              <m:r>
                <w:rPr>
                  <w:rFonts w:ascii="Cambria Math" w:eastAsiaTheme="minorEastAsia" w:hAnsi="Cambria Math" w:cs="Times New Roman"/>
                </w:rPr>
                <m:t>β</m:t>
              </m:r>
            </m:e>
            <m:sub>
              <m:r>
                <m:rPr>
                  <m:sty m:val="p"/>
                </m:rPr>
                <w:rPr>
                  <w:rFonts w:ascii="Cambria Math" w:eastAsiaTheme="minorEastAsia" w:hAnsi="Cambria Math" w:cs="Times New Roman"/>
                </w:rPr>
                <m:t>2</m:t>
              </m:r>
            </m:sub>
          </m:sSub>
          <m:sSub>
            <m:sSubPr>
              <m:ctrlPr>
                <w:ins w:id="214" w:author="Wesner, Jeff S" w:date="2023-06-27T21:05:00Z">
                  <w:rPr>
                    <w:rFonts w:ascii="Cambria Math" w:eastAsiaTheme="minorEastAsia" w:hAnsi="Cambria Math" w:cs="Times New Roman"/>
                  </w:rPr>
                </w:ins>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r>
            <m:rPr>
              <m:sty m:val="p"/>
            </m:rPr>
            <w:rPr>
              <w:rFonts w:ascii="Cambria Math" w:eastAsiaTheme="minorEastAsia" w:hAnsi="Cambria Math" w:cs="Times New Roman"/>
            </w:rPr>
            <m:t>+…</m:t>
          </m:r>
          <m:sSub>
            <m:sSubPr>
              <m:ctrlPr>
                <w:ins w:id="215" w:author="Wesner, Jeff S" w:date="2023-06-27T21:05:00Z">
                  <w:rPr>
                    <w:rFonts w:ascii="Cambria Math" w:eastAsiaTheme="minorEastAsia" w:hAnsi="Cambria Math" w:cs="Times New Roman"/>
                  </w:rPr>
                </w:ins>
              </m:ctrlPr>
            </m:sSubPr>
            <m:e>
              <m:r>
                <w:rPr>
                  <w:rFonts w:ascii="Cambria Math" w:eastAsiaTheme="minorEastAsia" w:hAnsi="Cambria Math" w:cs="Times New Roman"/>
                </w:rPr>
                <m:t>β</m:t>
              </m:r>
            </m:e>
            <m:sub>
              <m:r>
                <m:rPr>
                  <m:sty m:val="p"/>
                </m:rPr>
                <w:rPr>
                  <w:rFonts w:ascii="Cambria Math" w:eastAsiaTheme="minorEastAsia" w:hAnsi="Cambria Math" w:cs="Times New Roman"/>
                </w:rPr>
                <m:t>n</m:t>
              </m:r>
            </m:sub>
          </m:sSub>
          <m:sSub>
            <m:sSubPr>
              <m:ctrlPr>
                <w:ins w:id="216" w:author="Wesner, Jeff S" w:date="2023-06-27T21:05:00Z">
                  <w:rPr>
                    <w:rFonts w:ascii="Cambria Math" w:eastAsiaTheme="minorEastAsia" w:hAnsi="Cambria Math" w:cs="Times New Roman"/>
                  </w:rPr>
                </w:ins>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n</m:t>
              </m:r>
            </m:sub>
          </m:sSub>
          <m:r>
            <m:rPr>
              <m:sty m:val="p"/>
            </m:rPr>
            <w:rPr>
              <w:rFonts w:ascii="Cambria Math" w:eastAsiaTheme="minorEastAsia" w:hAnsi="Cambria Math" w:cs="Times New Roman"/>
            </w:rPr>
            <m:t xml:space="preserve">       [linear model]</m:t>
          </m:r>
        </m:oMath>
      </m:oMathPara>
    </w:p>
    <w:p w14:paraId="2673FDED" w14:textId="77777777" w:rsidR="00C94D34" w:rsidRPr="001A519E" w:rsidRDefault="00C94D34" w:rsidP="001A519E">
      <w:pPr>
        <w:rPr>
          <w:rFonts w:ascii="Times New Roman" w:eastAsiaTheme="minorEastAsia" w:hAnsi="Times New Roman" w:cs="Times New Roman"/>
        </w:rPr>
      </w:pPr>
    </w:p>
    <w:p w14:paraId="4EDDF8CD" w14:textId="76A5B746" w:rsidR="0031099A" w:rsidRPr="001A519E" w:rsidRDefault="0006239A" w:rsidP="001A519E">
      <w:pPr>
        <w:rPr>
          <w:rFonts w:ascii="Times New Roman" w:eastAsiaTheme="minorEastAsia" w:hAnsi="Times New Roman" w:cs="Times New Roman"/>
        </w:rPr>
      </w:pPr>
      <w:r w:rsidRPr="001A519E">
        <w:rPr>
          <w:rFonts w:ascii="Times New Roman" w:eastAsiaTheme="minorEastAsia" w:hAnsi="Times New Roman" w:cs="Times New Roman"/>
        </w:rPr>
        <w:t xml:space="preserve">                                       </w:t>
      </w:r>
      <m:oMath>
        <m:r>
          <w:rPr>
            <w:rFonts w:ascii="Cambria Math" w:eastAsiaTheme="minorEastAsia" w:hAnsi="Cambria Math" w:cs="Times New Roman"/>
          </w:rPr>
          <m:t xml:space="preserve">                   </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Normal</m:t>
        </m:r>
        <m:d>
          <m:dPr>
            <m:ctrlPr>
              <w:ins w:id="217" w:author="Wesner, Jeff S" w:date="2023-06-27T21:05:00Z">
                <w:rPr>
                  <w:rFonts w:ascii="Cambria Math" w:hAnsi="Cambria Math" w:cs="Times New Roman"/>
                </w:rPr>
              </w:ins>
            </m:ctrlPr>
          </m:dPr>
          <m:e>
            <m:r>
              <m:rPr>
                <m:sty m:val="p"/>
              </m:rPr>
              <w:rPr>
                <w:rFonts w:ascii="Cambria Math" w:hAnsi="Cambria Math" w:cs="Times New Roman"/>
              </w:rPr>
              <m:t>-1.3, 0.1</m:t>
            </m:r>
          </m:e>
        </m:d>
      </m:oMath>
      <w:r w:rsidR="00B233CB" w:rsidRPr="001A519E">
        <w:rPr>
          <w:rFonts w:ascii="Times New Roman" w:eastAsiaTheme="minorEastAsia" w:hAnsi="Times New Roman" w:cs="Times New Roman"/>
        </w:rPr>
        <w:t xml:space="preserve"> </w:t>
      </w:r>
      <w:r w:rsidRPr="001A519E">
        <w:rPr>
          <w:rFonts w:ascii="Times New Roman" w:eastAsiaTheme="minorEastAsia" w:hAnsi="Times New Roman" w:cs="Times New Roman"/>
        </w:rPr>
        <w:t xml:space="preserve">              </w:t>
      </w:r>
      <w:r w:rsidR="00B233CB" w:rsidRPr="001A519E">
        <w:rPr>
          <w:rFonts w:ascii="Times New Roman" w:eastAsiaTheme="minorEastAsia" w:hAnsi="Times New Roman" w:cs="Times New Roman"/>
        </w:rPr>
        <w:t xml:space="preserve"> </w:t>
      </w:r>
      <m:oMath>
        <m:r>
          <m:rPr>
            <m:sty m:val="p"/>
          </m:rPr>
          <w:rPr>
            <w:rFonts w:ascii="Cambria Math" w:eastAsiaTheme="minorEastAsia" w:hAnsi="Cambria Math" w:cs="Times New Roman"/>
          </w:rPr>
          <m:t>[priors]</m:t>
        </m:r>
      </m:oMath>
    </w:p>
    <w:p w14:paraId="1FDB4AD1" w14:textId="4A9C22D9" w:rsidR="00227751" w:rsidRPr="001A519E" w:rsidRDefault="00EC754C" w:rsidP="001A519E">
      <w:pPr>
        <w:rPr>
          <w:rFonts w:ascii="Times New Roman" w:eastAsiaTheme="minorEastAsia" w:hAnsi="Times New Roman" w:cs="Times New Roman"/>
        </w:rPr>
      </w:pPr>
      <m:oMathPara>
        <m:oMath>
          <m:sSub>
            <m:sSubPr>
              <m:ctrlPr>
                <w:ins w:id="218" w:author="Wesner, Jeff S" w:date="2023-06-27T21:05:00Z">
                  <w:rPr>
                    <w:rFonts w:ascii="Cambria Math" w:eastAsiaTheme="minorEastAsia" w:hAnsi="Cambria Math" w:cs="Times New Roman"/>
                  </w:rPr>
                </w:ins>
              </m:ctrlPr>
            </m:sSubPr>
            <m:e>
              <m:r>
                <m:rPr>
                  <m:sty m:val="p"/>
                </m:rPr>
                <w:rPr>
                  <w:rFonts w:ascii="Cambria Math" w:eastAsiaTheme="minorEastAsia" w:hAnsi="Cambria Math" w:cs="Times New Roman"/>
                </w:rPr>
                <m:t>[</m:t>
              </m:r>
              <m:r>
                <w:rPr>
                  <w:rFonts w:ascii="Cambria Math" w:eastAsiaTheme="minorEastAsia" w:hAnsi="Cambria Math" w:cs="Times New Roman"/>
                </w:rPr>
                <m:t>η</m:t>
              </m:r>
            </m:e>
            <m:sub>
              <m:r>
                <w:rPr>
                  <w:rFonts w:ascii="Cambria Math" w:eastAsiaTheme="minorEastAsia" w:hAnsi="Cambria Math" w:cs="Times New Roman"/>
                </w:rPr>
                <m:t>j</m:t>
              </m:r>
            </m:sub>
          </m:sSub>
          <m:r>
            <m:rPr>
              <m:sty m:val="p"/>
            </m:rPr>
            <w:rPr>
              <w:rFonts w:ascii="Cambria Math" w:eastAsiaTheme="minorEastAsia" w:hAnsi="Cambria Math" w:cs="Times New Roman"/>
            </w:rPr>
            <m:t>,</m:t>
          </m:r>
          <m:sSub>
            <m:sSubPr>
              <m:ctrlPr>
                <w:ins w:id="219" w:author="Wesner, Jeff S" w:date="2023-06-27T21:05:00Z">
                  <w:rPr>
                    <w:rFonts w:ascii="Cambria Math" w:eastAsiaTheme="minorEastAsia" w:hAnsi="Cambria Math" w:cs="Times New Roman"/>
                  </w:rPr>
                </w:ins>
              </m:ctrlPr>
            </m:sSubPr>
            <m:e>
              <m:r>
                <w:rPr>
                  <w:rFonts w:ascii="Cambria Math" w:eastAsiaTheme="minorEastAsia" w:hAnsi="Cambria Math" w:cs="Times New Roman"/>
                </w:rPr>
                <m:t>η</m:t>
              </m:r>
            </m:e>
            <m:sub>
              <m:r>
                <w:rPr>
                  <w:rFonts w:ascii="Cambria Math" w:eastAsiaTheme="minorEastAsia" w:hAnsi="Cambria Math" w:cs="Times New Roman"/>
                </w:rPr>
                <m:t>k</m:t>
              </m:r>
            </m:sub>
          </m:sSub>
          <m:r>
            <m:rPr>
              <m:sty m:val="p"/>
            </m:rPr>
            <w:rPr>
              <w:rFonts w:ascii="Cambria Math" w:eastAsiaTheme="minorEastAsia" w:hAnsi="Cambria Math" w:cs="Times New Roman"/>
            </w:rPr>
            <m:t>,</m:t>
          </m:r>
          <m:sSub>
            <m:sSubPr>
              <m:ctrlPr>
                <w:ins w:id="220" w:author="Wesner, Jeff S" w:date="2023-06-27T21:05:00Z">
                  <w:rPr>
                    <w:rFonts w:ascii="Cambria Math" w:eastAsiaTheme="minorEastAsia" w:hAnsi="Cambria Math" w:cs="Times New Roman"/>
                  </w:rPr>
                </w:ins>
              </m:ctrlPr>
            </m:sSubPr>
            <m:e>
              <m:r>
                <w:rPr>
                  <w:rFonts w:ascii="Cambria Math" w:eastAsiaTheme="minorEastAsia" w:hAnsi="Cambria Math" w:cs="Times New Roman"/>
                </w:rPr>
                <m:t>η</m:t>
              </m:r>
            </m:e>
            <m:sub>
              <m:r>
                <w:rPr>
                  <w:rFonts w:ascii="Cambria Math" w:eastAsiaTheme="minorEastAsia" w:hAnsi="Cambria Math" w:cs="Times New Roman"/>
                </w:rPr>
                <m:t>l</m:t>
              </m:r>
            </m:sub>
          </m:sSub>
          <m:r>
            <m:rPr>
              <m:sty m:val="p"/>
            </m:rPr>
            <w:rPr>
              <w:rFonts w:ascii="Cambria Math" w:hAnsi="Cambria Math" w:cs="Times New Roman"/>
            </w:rPr>
            <m:t>]∼</m:t>
          </m:r>
          <m:r>
            <w:rPr>
              <w:rFonts w:ascii="Cambria Math" w:hAnsi="Cambria Math" w:cs="Times New Roman"/>
            </w:rPr>
            <m:t>Normal</m:t>
          </m:r>
          <m:r>
            <m:rPr>
              <m:sty m:val="p"/>
            </m:rPr>
            <w:rPr>
              <w:rFonts w:ascii="Cambria Math" w:hAnsi="Cambria Math" w:cs="Times New Roman"/>
            </w:rPr>
            <m:t xml:space="preserve">(0, </m:t>
          </m:r>
          <m:sSub>
            <m:sSubPr>
              <m:ctrlPr>
                <w:ins w:id="221" w:author="Wesner, Jeff S" w:date="2023-06-27T21:05:00Z">
                  <w:rPr>
                    <w:rFonts w:ascii="Cambria Math" w:eastAsiaTheme="minorEastAsia" w:hAnsi="Cambria Math" w:cs="Times New Roman"/>
                  </w:rPr>
                </w:ins>
              </m:ctrlPr>
            </m:sSubPr>
            <m:e>
              <m:r>
                <m:rPr>
                  <m:sty m:val="p"/>
                </m:rPr>
                <w:rPr>
                  <w:rFonts w:ascii="Cambria Math" w:eastAsiaTheme="minorEastAsia" w:hAnsi="Cambria Math" w:cs="Times New Roman"/>
                </w:rPr>
                <m:t>[</m:t>
              </m:r>
              <m:r>
                <w:rPr>
                  <w:rFonts w:ascii="Cambria Math" w:eastAsiaTheme="minorEastAsia" w:hAnsi="Cambria Math" w:cs="Times New Roman"/>
                </w:rPr>
                <m:t>σ</m:t>
              </m:r>
            </m:e>
            <m:sub>
              <m:r>
                <w:rPr>
                  <w:rFonts w:ascii="Cambria Math" w:eastAsiaTheme="minorEastAsia" w:hAnsi="Cambria Math" w:cs="Times New Roman"/>
                </w:rPr>
                <m:t>j</m:t>
              </m:r>
            </m:sub>
          </m:sSub>
          <m:r>
            <m:rPr>
              <m:sty m:val="p"/>
            </m:rPr>
            <w:rPr>
              <w:rFonts w:ascii="Cambria Math" w:eastAsiaTheme="minorEastAsia" w:hAnsi="Cambria Math" w:cs="Times New Roman"/>
            </w:rPr>
            <m:t>,</m:t>
          </m:r>
          <m:sSub>
            <m:sSubPr>
              <m:ctrlPr>
                <w:ins w:id="222" w:author="Wesner, Jeff S" w:date="2023-06-27T21:05:00Z">
                  <w:rPr>
                    <w:rFonts w:ascii="Cambria Math" w:eastAsiaTheme="minorEastAsia" w:hAnsi="Cambria Math" w:cs="Times New Roman"/>
                  </w:rPr>
                </w:ins>
              </m:ctrlPr>
            </m:sSubPr>
            <m:e>
              <m:r>
                <w:rPr>
                  <w:rFonts w:ascii="Cambria Math" w:eastAsiaTheme="minorEastAsia" w:hAnsi="Cambria Math" w:cs="Times New Roman"/>
                </w:rPr>
                <m:t>σ</m:t>
              </m:r>
            </m:e>
            <m:sub>
              <m:r>
                <w:rPr>
                  <w:rFonts w:ascii="Cambria Math" w:eastAsiaTheme="minorEastAsia" w:hAnsi="Cambria Math" w:cs="Times New Roman"/>
                </w:rPr>
                <m:t>k</m:t>
              </m:r>
            </m:sub>
          </m:sSub>
          <m:r>
            <m:rPr>
              <m:sty m:val="p"/>
            </m:rPr>
            <w:rPr>
              <w:rFonts w:ascii="Cambria Math" w:eastAsiaTheme="minorEastAsia" w:hAnsi="Cambria Math" w:cs="Times New Roman"/>
            </w:rPr>
            <m:t>,</m:t>
          </m:r>
          <m:sSub>
            <m:sSubPr>
              <m:ctrlPr>
                <w:ins w:id="223" w:author="Wesner, Jeff S" w:date="2023-06-27T21:05:00Z">
                  <w:rPr>
                    <w:rFonts w:ascii="Cambria Math" w:eastAsiaTheme="minorEastAsia" w:hAnsi="Cambria Math" w:cs="Times New Roman"/>
                  </w:rPr>
                </w:ins>
              </m:ctrlPr>
            </m:sSubPr>
            <m:e>
              <m:r>
                <w:rPr>
                  <w:rFonts w:ascii="Cambria Math" w:eastAsiaTheme="minorEastAsia" w:hAnsi="Cambria Math" w:cs="Times New Roman"/>
                </w:rPr>
                <m:t>σ</m:t>
              </m:r>
            </m:e>
            <m:sub>
              <m:r>
                <w:rPr>
                  <w:rFonts w:ascii="Cambria Math" w:eastAsiaTheme="minorEastAsia" w:hAnsi="Cambria Math" w:cs="Times New Roman"/>
                </w:rPr>
                <m:t>l</m:t>
              </m:r>
            </m:sub>
          </m:sSub>
          <m:r>
            <m:rPr>
              <m:sty m:val="p"/>
            </m:rPr>
            <w:rPr>
              <w:rFonts w:ascii="Cambria Math" w:hAnsi="Cambria Math" w:cs="Times New Roman"/>
            </w:rPr>
            <m:t>])</m:t>
          </m:r>
        </m:oMath>
      </m:oMathPara>
    </w:p>
    <w:p w14:paraId="02D9A3DD" w14:textId="6DFD85AB" w:rsidR="00C94D34" w:rsidRPr="001A519E" w:rsidRDefault="00C94D34" w:rsidP="001A519E">
      <w:pPr>
        <w:rPr>
          <w:rFonts w:ascii="Times New Roman" w:eastAsiaTheme="minorEastAsia" w:hAnsi="Times New Roman" w:cs="Times New Roman"/>
        </w:rPr>
      </w:pPr>
      <m:oMathPara>
        <m:oMath>
          <m:r>
            <m:rPr>
              <m:sty m:val="p"/>
            </m:rPr>
            <w:rPr>
              <w:rFonts w:ascii="Cambria Math" w:hAnsi="Cambria Math" w:cs="Times New Roman"/>
            </w:rPr>
            <m:t xml:space="preserve"> </m:t>
          </m:r>
          <m:sSub>
            <m:sSubPr>
              <m:ctrlPr>
                <w:ins w:id="224" w:author="Wesner, Jeff S" w:date="2023-06-27T21:05:00Z">
                  <w:rPr>
                    <w:rFonts w:ascii="Cambria Math" w:eastAsiaTheme="minorEastAsia" w:hAnsi="Cambria Math" w:cs="Times New Roman"/>
                  </w:rPr>
                </w:ins>
              </m:ctrlPr>
            </m:sSubPr>
            <m:e>
              <m:r>
                <m:rPr>
                  <m:sty m:val="p"/>
                </m:rPr>
                <w:rPr>
                  <w:rFonts w:ascii="Cambria Math" w:eastAsiaTheme="minorEastAsia" w:hAnsi="Cambria Math" w:cs="Times New Roman"/>
                </w:rPr>
                <m:t>[</m:t>
              </m:r>
              <m:r>
                <w:rPr>
                  <w:rFonts w:ascii="Cambria Math" w:eastAsiaTheme="minorEastAsia" w:hAnsi="Cambria Math" w:cs="Times New Roman"/>
                </w:rPr>
                <m:t>σ</m:t>
              </m:r>
            </m:e>
            <m:sub>
              <m:r>
                <w:rPr>
                  <w:rFonts w:ascii="Cambria Math" w:eastAsiaTheme="minorEastAsia" w:hAnsi="Cambria Math" w:cs="Times New Roman"/>
                </w:rPr>
                <m:t>j</m:t>
              </m:r>
            </m:sub>
          </m:sSub>
          <m:r>
            <m:rPr>
              <m:sty m:val="p"/>
            </m:rPr>
            <w:rPr>
              <w:rFonts w:ascii="Cambria Math" w:eastAsiaTheme="minorEastAsia" w:hAnsi="Cambria Math" w:cs="Times New Roman"/>
            </w:rPr>
            <m:t>,</m:t>
          </m:r>
          <m:sSub>
            <m:sSubPr>
              <m:ctrlPr>
                <w:ins w:id="225" w:author="Wesner, Jeff S" w:date="2023-06-27T21:05:00Z">
                  <w:rPr>
                    <w:rFonts w:ascii="Cambria Math" w:eastAsiaTheme="minorEastAsia" w:hAnsi="Cambria Math" w:cs="Times New Roman"/>
                  </w:rPr>
                </w:ins>
              </m:ctrlPr>
            </m:sSubPr>
            <m:e>
              <m:r>
                <w:rPr>
                  <w:rFonts w:ascii="Cambria Math" w:eastAsiaTheme="minorEastAsia" w:hAnsi="Cambria Math" w:cs="Times New Roman"/>
                </w:rPr>
                <m:t>σ</m:t>
              </m:r>
            </m:e>
            <m:sub>
              <m:r>
                <w:rPr>
                  <w:rFonts w:ascii="Cambria Math" w:eastAsiaTheme="minorEastAsia" w:hAnsi="Cambria Math" w:cs="Times New Roman"/>
                </w:rPr>
                <m:t>k</m:t>
              </m:r>
            </m:sub>
          </m:sSub>
          <m:r>
            <m:rPr>
              <m:sty m:val="p"/>
            </m:rPr>
            <w:rPr>
              <w:rFonts w:ascii="Cambria Math" w:eastAsiaTheme="minorEastAsia" w:hAnsi="Cambria Math" w:cs="Times New Roman"/>
            </w:rPr>
            <m:t>,</m:t>
          </m:r>
          <m:sSub>
            <m:sSubPr>
              <m:ctrlPr>
                <w:ins w:id="226" w:author="Wesner, Jeff S" w:date="2023-06-27T21:05:00Z">
                  <w:rPr>
                    <w:rFonts w:ascii="Cambria Math" w:eastAsiaTheme="minorEastAsia" w:hAnsi="Cambria Math" w:cs="Times New Roman"/>
                  </w:rPr>
                </w:ins>
              </m:ctrlPr>
            </m:sSubPr>
            <m:e>
              <m:r>
                <w:rPr>
                  <w:rFonts w:ascii="Cambria Math" w:eastAsiaTheme="minorEastAsia" w:hAnsi="Cambria Math" w:cs="Times New Roman"/>
                </w:rPr>
                <m:t>σ</m:t>
              </m:r>
            </m:e>
            <m:sub>
              <m:r>
                <w:rPr>
                  <w:rFonts w:ascii="Cambria Math" w:eastAsiaTheme="minorEastAsia" w:hAnsi="Cambria Math" w:cs="Times New Roman"/>
                </w:rPr>
                <m:t>l</m:t>
              </m:r>
            </m:sub>
          </m:sSub>
          <m:r>
            <m:rPr>
              <m:sty m:val="p"/>
            </m:rPr>
            <w:rPr>
              <w:rFonts w:ascii="Cambria Math" w:hAnsi="Cambria Math" w:cs="Times New Roman"/>
            </w:rPr>
            <m:t>]∼</m:t>
          </m:r>
          <m:r>
            <w:rPr>
              <w:rFonts w:ascii="Cambria Math" w:hAnsi="Cambria Math" w:cs="Times New Roman"/>
            </w:rPr>
            <m:t>Exponential</m:t>
          </m:r>
          <m:r>
            <m:rPr>
              <m:sty m:val="p"/>
            </m:rPr>
            <w:rPr>
              <w:rFonts w:ascii="Cambria Math" w:hAnsi="Cambria Math" w:cs="Times New Roman"/>
            </w:rPr>
            <m:t>(2)</m:t>
          </m:r>
        </m:oMath>
      </m:oMathPara>
    </w:p>
    <w:p w14:paraId="35BE5B6C" w14:textId="506A020C" w:rsidR="00227751" w:rsidRPr="001A519E" w:rsidRDefault="00CF5075" w:rsidP="001A519E">
      <w:pPr>
        <w:rPr>
          <w:rFonts w:ascii="Times New Roman" w:eastAsiaTheme="minorEastAsia" w:hAnsi="Times New Roman" w:cs="Times New Roman"/>
        </w:rPr>
      </w:pPr>
      <m:oMathPara>
        <m:oMath>
          <m:r>
            <m:rPr>
              <m:sty m:val="p"/>
            </m:rPr>
            <w:rPr>
              <w:rFonts w:ascii="Cambria Math" w:hAnsi="Cambria Math" w:cs="Times New Roman"/>
            </w:rPr>
            <m:t>[</m:t>
          </m:r>
          <m:sSub>
            <m:sSubPr>
              <m:ctrlPr>
                <w:ins w:id="227" w:author="Wesner, Jeff S" w:date="2023-06-27T21:05:00Z">
                  <w:rPr>
                    <w:rFonts w:ascii="Cambria Math" w:eastAsiaTheme="minorEastAsia" w:hAnsi="Cambria Math" w:cs="Times New Roman"/>
                  </w:rPr>
                </w:ins>
              </m:ctrlPr>
            </m:sSubPr>
            <m:e>
              <m:r>
                <w:rPr>
                  <w:rFonts w:ascii="Cambria Math" w:eastAsiaTheme="minorEastAsia" w:hAnsi="Cambria Math" w:cs="Times New Roman"/>
                </w:rPr>
                <m:t>β</m:t>
              </m:r>
            </m:e>
            <m:sub>
              <m:r>
                <m:rPr>
                  <m:sty m:val="p"/>
                </m:rPr>
                <w:rPr>
                  <w:rFonts w:ascii="Cambria Math" w:eastAsiaTheme="minorEastAsia" w:hAnsi="Cambria Math" w:cs="Times New Roman"/>
                </w:rPr>
                <m:t>1</m:t>
              </m:r>
            </m:sub>
          </m:sSub>
          <m:sSub>
            <m:sSubPr>
              <m:ctrlPr>
                <w:ins w:id="228" w:author="Wesner, Jeff S" w:date="2023-06-27T21:05:00Z">
                  <w:rPr>
                    <w:rFonts w:ascii="Cambria Math" w:eastAsiaTheme="minorEastAsia" w:hAnsi="Cambria Math" w:cs="Times New Roman"/>
                  </w:rPr>
                </w:ins>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r>
            <m:rPr>
              <m:sty m:val="p"/>
            </m:rPr>
            <w:rPr>
              <w:rFonts w:ascii="Cambria Math" w:eastAsiaTheme="minorEastAsia" w:hAnsi="Cambria Math" w:cs="Times New Roman"/>
            </w:rPr>
            <m:t xml:space="preserve">,…  </m:t>
          </m:r>
          <m:sSub>
            <m:sSubPr>
              <m:ctrlPr>
                <w:ins w:id="229" w:author="Wesner, Jeff S" w:date="2023-06-27T21:05:00Z">
                  <w:rPr>
                    <w:rFonts w:ascii="Cambria Math" w:eastAsiaTheme="minorEastAsia" w:hAnsi="Cambria Math" w:cs="Times New Roman"/>
                  </w:rPr>
                </w:ins>
              </m:ctrlPr>
            </m:sSubPr>
            <m:e>
              <m:r>
                <w:rPr>
                  <w:rFonts w:ascii="Cambria Math" w:eastAsiaTheme="minorEastAsia" w:hAnsi="Cambria Math" w:cs="Times New Roman"/>
                </w:rPr>
                <m:t>β</m:t>
              </m:r>
            </m:e>
            <m:sub>
              <m:r>
                <m:rPr>
                  <m:sty m:val="p"/>
                </m:rPr>
                <w:rPr>
                  <w:rFonts w:ascii="Cambria Math" w:eastAsiaTheme="minorEastAsia" w:hAnsi="Cambria Math" w:cs="Times New Roman"/>
                </w:rPr>
                <m:t>n</m:t>
              </m:r>
            </m:sub>
          </m:sSub>
          <m:sSub>
            <m:sSubPr>
              <m:ctrlPr>
                <w:ins w:id="230" w:author="Wesner, Jeff S" w:date="2023-06-27T21:05:00Z">
                  <w:rPr>
                    <w:rFonts w:ascii="Cambria Math" w:eastAsiaTheme="minorEastAsia" w:hAnsi="Cambria Math" w:cs="Times New Roman"/>
                  </w:rPr>
                </w:ins>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n</m:t>
              </m:r>
            </m:sub>
          </m:sSub>
          <m:r>
            <m:rPr>
              <m:sty m:val="p"/>
            </m:rPr>
            <w:rPr>
              <w:rFonts w:ascii="Cambria Math" w:hAnsi="Cambria Math" w:cs="Times New Roman"/>
            </w:rPr>
            <m:t>]∼</m:t>
          </m:r>
          <m:r>
            <w:rPr>
              <w:rFonts w:ascii="Cambria Math" w:hAnsi="Cambria Math" w:cs="Times New Roman"/>
            </w:rPr>
            <m:t>Normal</m:t>
          </m:r>
          <m:d>
            <m:dPr>
              <m:ctrlPr>
                <w:ins w:id="231" w:author="Wesner, Jeff S" w:date="2023-06-27T21:05:00Z">
                  <w:rPr>
                    <w:rFonts w:ascii="Cambria Math" w:hAnsi="Cambria Math" w:cs="Times New Roman"/>
                  </w:rPr>
                </w:ins>
              </m:ctrlPr>
            </m:dPr>
            <m:e>
              <m:r>
                <m:rPr>
                  <m:sty m:val="p"/>
                </m:rPr>
                <w:rPr>
                  <w:rFonts w:ascii="Cambria Math" w:hAnsi="Cambria Math" w:cs="Times New Roman"/>
                </w:rPr>
                <m:t>0, 0.5</m:t>
              </m:r>
            </m:e>
          </m:d>
        </m:oMath>
      </m:oMathPara>
    </w:p>
    <w:p w14:paraId="1CA0CF95" w14:textId="77777777" w:rsidR="00C94D34" w:rsidRPr="001A519E" w:rsidRDefault="00C94D34" w:rsidP="001A519E">
      <w:pPr>
        <w:rPr>
          <w:rFonts w:ascii="Times New Roman" w:eastAsiaTheme="minorEastAsia" w:hAnsi="Times New Roman" w:cs="Times New Roman"/>
        </w:rPr>
      </w:pPr>
    </w:p>
    <w:p w14:paraId="500AE3C7" w14:textId="37C16157" w:rsidR="00BF5C0E" w:rsidRPr="001A519E" w:rsidRDefault="00F84CC8" w:rsidP="001A519E">
      <w:pPr>
        <w:rPr>
          <w:rFonts w:ascii="Times New Roman" w:eastAsiaTheme="minorEastAsia" w:hAnsi="Times New Roman" w:cs="Times New Roman"/>
        </w:rPr>
      </w:pPr>
      <w:r w:rsidRPr="001A519E">
        <w:rPr>
          <w:rFonts w:ascii="Times New Roman" w:hAnsi="Times New Roman" w:cs="Times New Roman"/>
        </w:rPr>
        <w:t>w</w:t>
      </w:r>
      <w:r w:rsidR="00ED5EDF" w:rsidRPr="001A519E">
        <w:rPr>
          <w:rFonts w:ascii="Times New Roman" w:hAnsi="Times New Roman" w:cs="Times New Roman"/>
        </w:rPr>
        <w:t>here</w:t>
      </w:r>
      <w:r w:rsidRPr="001A519E">
        <w:rPr>
          <w:rFonts w:ascii="Times New Roman" w:hAnsi="Times New Roman" w:cs="Times New Roman"/>
        </w:rPr>
        <w:t xml:space="preserve"> </w:t>
      </w:r>
      <w:proofErr w:type="spellStart"/>
      <w:r w:rsidRPr="001A519E">
        <w:rPr>
          <w:rFonts w:ascii="Times New Roman" w:hAnsi="Times New Roman" w:cs="Times New Roman"/>
          <w:i/>
        </w:rPr>
        <w:t>y</w:t>
      </w:r>
      <w:r w:rsidRPr="001A519E">
        <w:rPr>
          <w:rFonts w:ascii="Times New Roman" w:hAnsi="Times New Roman" w:cs="Times New Roman"/>
          <w:i/>
          <w:vertAlign w:val="subscript"/>
        </w:rPr>
        <w:t>ijkl</w:t>
      </w:r>
      <w:proofErr w:type="spellEnd"/>
      <w:r w:rsidRPr="001A519E">
        <w:rPr>
          <w:rFonts w:ascii="Times New Roman" w:hAnsi="Times New Roman" w:cs="Times New Roman"/>
          <w:i/>
        </w:rPr>
        <w:t xml:space="preserve"> </w:t>
      </w:r>
      <w:r w:rsidR="00E525BD" w:rsidRPr="001A519E">
        <w:rPr>
          <w:rFonts w:ascii="Times New Roman" w:hAnsi="Times New Roman" w:cs="Times New Roman"/>
        </w:rPr>
        <w:t xml:space="preserve">is a single </w:t>
      </w:r>
      <w:proofErr w:type="spellStart"/>
      <w:r w:rsidR="00EA21C4" w:rsidRPr="001A519E">
        <w:rPr>
          <w:rFonts w:ascii="Times New Roman" w:hAnsi="Times New Roman" w:cs="Times New Roman"/>
          <w:i/>
        </w:rPr>
        <w:t>i</w:t>
      </w:r>
      <w:r w:rsidR="00EA21C4" w:rsidRPr="001A519E">
        <w:rPr>
          <w:rFonts w:ascii="Times New Roman" w:hAnsi="Times New Roman" w:cs="Times New Roman"/>
          <w:vertAlign w:val="superscript"/>
        </w:rPr>
        <w:t>th</w:t>
      </w:r>
      <w:proofErr w:type="spellEnd"/>
      <w:r w:rsidR="00EA21C4" w:rsidRPr="001A519E">
        <w:rPr>
          <w:rFonts w:ascii="Times New Roman" w:hAnsi="Times New Roman" w:cs="Times New Roman"/>
          <w:vertAlign w:val="superscript"/>
        </w:rPr>
        <w:t xml:space="preserve"> </w:t>
      </w:r>
      <w:r w:rsidR="00EA21C4" w:rsidRPr="001A519E">
        <w:rPr>
          <w:rFonts w:ascii="Times New Roman" w:hAnsi="Times New Roman" w:cs="Times New Roman"/>
        </w:rPr>
        <w:t xml:space="preserve">body size from sample </w:t>
      </w:r>
      <w:r w:rsidR="0016358F" w:rsidRPr="001A519E">
        <w:rPr>
          <w:rFonts w:ascii="Times New Roman" w:hAnsi="Times New Roman" w:cs="Times New Roman"/>
          <w:i/>
        </w:rPr>
        <w:t>j</w:t>
      </w:r>
      <w:r w:rsidR="00EA21C4" w:rsidRPr="001A519E">
        <w:rPr>
          <w:rFonts w:ascii="Times New Roman" w:hAnsi="Times New Roman" w:cs="Times New Roman"/>
        </w:rPr>
        <w:t xml:space="preserve"> in si</w:t>
      </w:r>
      <w:r w:rsidR="0016358F" w:rsidRPr="001A519E">
        <w:rPr>
          <w:rFonts w:ascii="Times New Roman" w:hAnsi="Times New Roman" w:cs="Times New Roman"/>
        </w:rPr>
        <w:t xml:space="preserve">te </w:t>
      </w:r>
      <w:r w:rsidR="0016358F" w:rsidRPr="001A519E">
        <w:rPr>
          <w:rFonts w:ascii="Times New Roman" w:hAnsi="Times New Roman" w:cs="Times New Roman"/>
          <w:i/>
        </w:rPr>
        <w:t>k</w:t>
      </w:r>
      <w:r w:rsidR="0016358F" w:rsidRPr="001A519E">
        <w:rPr>
          <w:rFonts w:ascii="Times New Roman" w:hAnsi="Times New Roman" w:cs="Times New Roman"/>
        </w:rPr>
        <w:t xml:space="preserve"> and year </w:t>
      </w:r>
      <w:r w:rsidR="0016358F" w:rsidRPr="001A519E">
        <w:rPr>
          <w:rFonts w:ascii="Times New Roman" w:hAnsi="Times New Roman" w:cs="Times New Roman"/>
          <w:i/>
        </w:rPr>
        <w:t>l</w:t>
      </w:r>
      <w:r w:rsidR="00F66F44" w:rsidRPr="001A519E">
        <w:rPr>
          <w:rFonts w:ascii="Times New Roman" w:hAnsi="Times New Roman" w:cs="Times New Roman"/>
        </w:rPr>
        <w:t xml:space="preserve">. </w:t>
      </w:r>
      <w:r w:rsidR="004969F6" w:rsidRPr="001A519E">
        <w:rPr>
          <w:rFonts w:ascii="Times New Roman" w:hAnsi="Times New Roman" w:cs="Times New Roman"/>
        </w:rPr>
        <w:t>Th</w:t>
      </w:r>
      <w:r w:rsidR="009C73B3" w:rsidRPr="001A519E">
        <w:rPr>
          <w:rFonts w:ascii="Times New Roman" w:hAnsi="Times New Roman" w:cs="Times New Roman"/>
        </w:rPr>
        <w:t>e likelihood is a truncated Pareto with a single free parameter</w:t>
      </w:r>
      <m:oMath>
        <m:r>
          <m:rPr>
            <m:sty m:val="p"/>
          </m:rPr>
          <w:rPr>
            <w:rFonts w:ascii="Cambria Math" w:hAnsi="Cambria Math" w:cs="Times New Roman"/>
          </w:rPr>
          <m:t xml:space="preserve"> λ</m:t>
        </m:r>
      </m:oMath>
      <w:r w:rsidR="009C73B3" w:rsidRPr="001A519E">
        <w:rPr>
          <w:rFonts w:ascii="Times New Roman" w:hAnsi="Times New Roman" w:cs="Times New Roman"/>
        </w:rPr>
        <w:t xml:space="preserve">, often called the </w:t>
      </w:r>
      <w:r w:rsidR="00861031" w:rsidRPr="001A519E">
        <w:rPr>
          <w:rFonts w:ascii="Times New Roman" w:hAnsi="Times New Roman" w:cs="Times New Roman"/>
        </w:rPr>
        <w:t>“</w:t>
      </w:r>
      <w:r w:rsidR="009C73B3" w:rsidRPr="001A519E">
        <w:rPr>
          <w:rFonts w:ascii="Times New Roman" w:hAnsi="Times New Roman" w:cs="Times New Roman"/>
        </w:rPr>
        <w:t>exponent</w:t>
      </w:r>
      <w:r w:rsidR="00861031" w:rsidRPr="001A519E">
        <w:rPr>
          <w:rFonts w:ascii="Times New Roman" w:hAnsi="Times New Roman" w:cs="Times New Roman"/>
        </w:rPr>
        <w:t>”</w:t>
      </w:r>
      <w:r w:rsidR="009C73B3" w:rsidRPr="001A519E">
        <w:rPr>
          <w:rFonts w:ascii="Times New Roman" w:hAnsi="Times New Roman" w:cs="Times New Roman"/>
        </w:rPr>
        <w:t xml:space="preserve"> of the ISD. </w:t>
      </w:r>
      <m:oMath>
        <m:sSub>
          <m:sSubPr>
            <m:ctrlPr>
              <w:ins w:id="232" w:author="Wesner, Jeff S" w:date="2023-06-27T21:05:00Z">
                <w:rPr>
                  <w:rFonts w:ascii="Cambria Math" w:hAnsi="Cambria Math" w:cs="Times New Roman"/>
                </w:rPr>
              </w:ins>
            </m:ctrlPr>
          </m:sSubPr>
          <m:e>
            <m:r>
              <m:rPr>
                <m:sty m:val="p"/>
              </m:rPr>
              <w:rPr>
                <w:rFonts w:ascii="Cambria Math" w:hAnsi="Cambria Math" w:cs="Times New Roman"/>
              </w:rPr>
              <m:t>y</m:t>
            </m:r>
          </m:e>
          <m:sub>
            <m:r>
              <m:rPr>
                <m:sty m:val="p"/>
              </m:rPr>
              <w:rPr>
                <w:rFonts w:ascii="Cambria Math" w:hAnsi="Cambria Math" w:cs="Times New Roman"/>
              </w:rPr>
              <m:t>min,</m:t>
            </m:r>
            <m:r>
              <w:rPr>
                <w:rFonts w:ascii="Cambria Math" w:hAnsi="Cambria Math" w:cs="Times New Roman"/>
              </w:rPr>
              <m:t>k</m:t>
            </m:r>
          </m:sub>
        </m:sSub>
      </m:oMath>
      <w:r w:rsidR="00C0373F" w:rsidRPr="001A519E">
        <w:rPr>
          <w:rFonts w:ascii="Times New Roman" w:hAnsi="Times New Roman" w:cs="Times New Roman"/>
        </w:rPr>
        <w:t xml:space="preserve"> and </w:t>
      </w:r>
      <m:oMath>
        <m:sSub>
          <m:sSubPr>
            <m:ctrlPr>
              <w:ins w:id="233" w:author="Wesner, Jeff S" w:date="2023-06-27T21:05:00Z">
                <w:rPr>
                  <w:rFonts w:ascii="Cambria Math" w:hAnsi="Cambria Math" w:cs="Times New Roman"/>
                </w:rPr>
              </w:ins>
            </m:ctrlPr>
          </m:sSubPr>
          <m:e>
            <m:r>
              <m:rPr>
                <m:sty m:val="p"/>
              </m:rPr>
              <w:rPr>
                <w:rFonts w:ascii="Cambria Math" w:hAnsi="Cambria Math" w:cs="Times New Roman"/>
              </w:rPr>
              <m:t>y</m:t>
            </m:r>
          </m:e>
          <m:sub>
            <m:r>
              <m:rPr>
                <m:sty m:val="p"/>
              </m:rPr>
              <w:rPr>
                <w:rFonts w:ascii="Cambria Math" w:hAnsi="Cambria Math" w:cs="Times New Roman"/>
              </w:rPr>
              <m:t>max,</m:t>
            </m:r>
            <m:r>
              <w:rPr>
                <w:rFonts w:ascii="Cambria Math" w:hAnsi="Cambria Math" w:cs="Times New Roman"/>
              </w:rPr>
              <m:t>k</m:t>
            </m:r>
          </m:sub>
        </m:sSub>
      </m:oMath>
      <w:r w:rsidR="00C0373F" w:rsidRPr="001A519E">
        <w:rPr>
          <w:rFonts w:ascii="Times New Roman" w:hAnsi="Times New Roman" w:cs="Times New Roman"/>
        </w:rPr>
        <w:t xml:space="preserve"> are the minimum and maximum body sizes in each </w:t>
      </w:r>
      <w:r w:rsidR="00C0373F" w:rsidRPr="001A519E">
        <w:rPr>
          <w:rFonts w:ascii="Times New Roman" w:hAnsi="Times New Roman" w:cs="Times New Roman"/>
          <w:i/>
        </w:rPr>
        <w:t>k</w:t>
      </w:r>
      <w:r w:rsidR="00C0373F" w:rsidRPr="001A519E">
        <w:rPr>
          <w:rFonts w:ascii="Times New Roman" w:hAnsi="Times New Roman" w:cs="Times New Roman"/>
        </w:rPr>
        <w:t xml:space="preserve"> site.</w:t>
      </w:r>
      <w:r w:rsidR="004969F6" w:rsidRPr="001A519E">
        <w:rPr>
          <w:rFonts w:ascii="Times New Roman" w:hAnsi="Times New Roman" w:cs="Times New Roman"/>
        </w:rPr>
        <w:t xml:space="preserve"> </w:t>
      </w:r>
      <w:r w:rsidR="00F66F44" w:rsidRPr="001A519E">
        <w:rPr>
          <w:rFonts w:ascii="Times New Roman" w:hAnsi="Times New Roman" w:cs="Times New Roman"/>
        </w:rPr>
        <w:t>Each body size has a corresponding density in units of number per m</w:t>
      </w:r>
      <w:r w:rsidR="00F66F44" w:rsidRPr="001A519E">
        <w:rPr>
          <w:rFonts w:ascii="Times New Roman" w:hAnsi="Times New Roman" w:cs="Times New Roman"/>
          <w:vertAlign w:val="superscript"/>
        </w:rPr>
        <w:t>2</w:t>
      </w:r>
      <w:r w:rsidR="00947C4C" w:rsidRPr="001A519E">
        <w:rPr>
          <w:rFonts w:ascii="Times New Roman" w:hAnsi="Times New Roman" w:cs="Times New Roman"/>
        </w:rPr>
        <w:t xml:space="preserve">, represented by </w:t>
      </w:r>
      <w:proofErr w:type="spellStart"/>
      <w:r w:rsidR="00947C4C" w:rsidRPr="001A519E">
        <w:rPr>
          <w:rFonts w:ascii="Times New Roman" w:hAnsi="Times New Roman" w:cs="Times New Roman"/>
        </w:rPr>
        <w:t>counts</w:t>
      </w:r>
      <w:r w:rsidR="00947C4C" w:rsidRPr="001A519E">
        <w:rPr>
          <w:rFonts w:ascii="Times New Roman" w:hAnsi="Times New Roman" w:cs="Times New Roman"/>
          <w:i/>
          <w:vertAlign w:val="subscript"/>
        </w:rPr>
        <w:t>ijkl</w:t>
      </w:r>
      <w:proofErr w:type="spellEnd"/>
      <w:r w:rsidR="00B84AE9" w:rsidRPr="001A519E">
        <w:rPr>
          <w:rFonts w:ascii="Times New Roman" w:hAnsi="Times New Roman" w:cs="Times New Roman"/>
        </w:rPr>
        <w:t xml:space="preserve">, as described in </w:t>
      </w:r>
      <w:r w:rsidR="00B84AE9" w:rsidRPr="001A519E">
        <w:rPr>
          <w:rFonts w:ascii="Times New Roman" w:hAnsi="Times New Roman" w:cs="Times New Roman"/>
        </w:rPr>
        <w:lastRenderedPageBreak/>
        <w:t>Edwards et al. (2020).</w:t>
      </w:r>
      <w:r w:rsidR="00911D95" w:rsidRPr="001A519E">
        <w:rPr>
          <w:rFonts w:ascii="Times New Roman" w:hAnsi="Times New Roman" w:cs="Times New Roman"/>
        </w:rPr>
        <w:t xml:space="preserve"> </w:t>
      </w:r>
      <m:oMath>
        <m:r>
          <m:rPr>
            <m:sty m:val="p"/>
          </m:rPr>
          <w:rPr>
            <w:rFonts w:ascii="Cambria Math" w:hAnsi="Cambria Math" w:cs="Times New Roman"/>
          </w:rPr>
          <m:t xml:space="preserve">λ </m:t>
        </m:r>
      </m:oMath>
      <w:r w:rsidR="00464B91" w:rsidRPr="001A519E">
        <w:rPr>
          <w:rFonts w:ascii="Times New Roman" w:eastAsiaTheme="minorEastAsia" w:hAnsi="Times New Roman" w:cs="Times New Roman"/>
        </w:rPr>
        <w:t>is modeled as a linear function of</w:t>
      </w:r>
      <w:r w:rsidR="00FA7009" w:rsidRPr="001A519E">
        <w:rPr>
          <w:rFonts w:ascii="Times New Roman" w:eastAsiaTheme="minorEastAsia" w:hAnsi="Times New Roman" w:cs="Times New Roman"/>
        </w:rPr>
        <w:t xml:space="preserve"> an intercept </w:t>
      </w:r>
      <m:oMath>
        <m:r>
          <m:rPr>
            <m:sty m:val="p"/>
          </m:rPr>
          <w:rPr>
            <w:rFonts w:ascii="Cambria Math" w:eastAsiaTheme="minorEastAsia" w:hAnsi="Cambria Math" w:cs="Times New Roman"/>
          </w:rPr>
          <m:t>α</m:t>
        </m:r>
      </m:oMath>
      <w:r w:rsidR="00FA7009" w:rsidRPr="001A519E">
        <w:rPr>
          <w:rFonts w:ascii="Times New Roman" w:eastAsiaTheme="minorEastAsia" w:hAnsi="Times New Roman" w:cs="Times New Roman"/>
        </w:rPr>
        <w:t xml:space="preserve"> and</w:t>
      </w:r>
      <w:r w:rsidR="00464B91" w:rsidRPr="001A519E">
        <w:rPr>
          <w:rFonts w:ascii="Times New Roman" w:eastAsiaTheme="minorEastAsia" w:hAnsi="Times New Roman" w:cs="Times New Roman"/>
        </w:rPr>
        <w:t xml:space="preserve"> </w:t>
      </w:r>
      <w:r w:rsidR="003175BE" w:rsidRPr="001A519E">
        <w:rPr>
          <w:rFonts w:ascii="Times New Roman" w:eastAsiaTheme="minorEastAsia" w:hAnsi="Times New Roman" w:cs="Times New Roman"/>
        </w:rPr>
        <w:t xml:space="preserve">three </w:t>
      </w:r>
      <w:proofErr w:type="spellStart"/>
      <w:r w:rsidR="003175BE" w:rsidRPr="001A519E">
        <w:rPr>
          <w:rFonts w:ascii="Times New Roman" w:eastAsiaTheme="minorEastAsia" w:hAnsi="Times New Roman" w:cs="Times New Roman"/>
        </w:rPr>
        <w:t>x</w:t>
      </w:r>
      <w:r w:rsidR="00F671C4" w:rsidRPr="001A519E">
        <w:rPr>
          <w:rFonts w:ascii="Times New Roman" w:eastAsiaTheme="minorEastAsia" w:hAnsi="Times New Roman" w:cs="Times New Roman"/>
          <w:vertAlign w:val="subscript"/>
        </w:rPr>
        <w:t>n</w:t>
      </w:r>
      <w:proofErr w:type="spellEnd"/>
      <w:r w:rsidR="003175BE" w:rsidRPr="001A519E">
        <w:rPr>
          <w:rFonts w:ascii="Times New Roman" w:eastAsiaTheme="minorEastAsia" w:hAnsi="Times New Roman" w:cs="Times New Roman"/>
        </w:rPr>
        <w:t xml:space="preserve"> predictors (median annual stream temperature, median annual GPP, and mean organic matter mass)</w:t>
      </w:r>
      <w:r w:rsidR="00CA1831" w:rsidRPr="001A519E">
        <w:rPr>
          <w:rFonts w:ascii="Times New Roman" w:eastAsiaTheme="minorEastAsia" w:hAnsi="Times New Roman" w:cs="Times New Roman"/>
        </w:rPr>
        <w:t xml:space="preserve"> and their two and three-way interactions</w:t>
      </w:r>
      <w:r w:rsidR="003175BE" w:rsidRPr="001A519E">
        <w:rPr>
          <w:rFonts w:ascii="Times New Roman" w:eastAsiaTheme="minorEastAsia" w:hAnsi="Times New Roman" w:cs="Times New Roman"/>
        </w:rPr>
        <w:t xml:space="preserve">. </w:t>
      </w:r>
      <w:r w:rsidR="00F671C4" w:rsidRPr="001A519E">
        <w:rPr>
          <w:rFonts w:ascii="Times New Roman" w:eastAsiaTheme="minorEastAsia" w:hAnsi="Times New Roman" w:cs="Times New Roman"/>
        </w:rPr>
        <w:t>All predictors were stan</w:t>
      </w:r>
      <w:r w:rsidR="00CA1831" w:rsidRPr="001A519E">
        <w:rPr>
          <w:rFonts w:ascii="Times New Roman" w:eastAsiaTheme="minorEastAsia" w:hAnsi="Times New Roman" w:cs="Times New Roman"/>
        </w:rPr>
        <w:t>dardized as z-scores prior to fitting.</w:t>
      </w:r>
      <w:r w:rsidR="00FA7009" w:rsidRPr="001A519E">
        <w:rPr>
          <w:rFonts w:ascii="Times New Roman" w:eastAsiaTheme="minorEastAsia" w:hAnsi="Times New Roman" w:cs="Times New Roman"/>
        </w:rPr>
        <w:t xml:space="preserve"> Varying intercepts</w:t>
      </w:r>
      <w:r w:rsidR="00384AA0" w:rsidRPr="001A519E">
        <w:rPr>
          <w:rFonts w:ascii="Times New Roman" w:eastAsiaTheme="minorEastAsia" w:hAnsi="Times New Roman" w:cs="Times New Roman"/>
        </w:rPr>
        <w:t xml:space="preserve"> are included for </w:t>
      </w:r>
      <w:r w:rsidR="00303405" w:rsidRPr="001A519E">
        <w:rPr>
          <w:rFonts w:ascii="Times New Roman" w:eastAsiaTheme="minorEastAsia" w:hAnsi="Times New Roman" w:cs="Times New Roman"/>
        </w:rPr>
        <w:t>individual sample (</w:t>
      </w:r>
      <m:oMath>
        <m:sSub>
          <m:sSubPr>
            <m:ctrlPr>
              <w:ins w:id="234" w:author="Wesner, Jeff S" w:date="2023-06-27T21:05:00Z">
                <w:rPr>
                  <w:rFonts w:ascii="Cambria Math" w:eastAsiaTheme="minorEastAsia" w:hAnsi="Cambria Math" w:cs="Times New Roman"/>
                </w:rPr>
              </w:ins>
            </m:ctrlPr>
          </m:sSubPr>
          <m:e>
            <m:r>
              <m:rPr>
                <m:sty m:val="p"/>
              </m:rPr>
              <w:rPr>
                <w:rFonts w:ascii="Cambria Math" w:eastAsiaTheme="minorEastAsia" w:hAnsi="Cambria Math" w:cs="Times New Roman"/>
              </w:rPr>
              <m:t>η</m:t>
            </m:r>
          </m:e>
          <m:sub>
            <m:r>
              <m:rPr>
                <m:sty m:val="p"/>
              </m:rPr>
              <w:rPr>
                <w:rFonts w:ascii="Cambria Math" w:eastAsiaTheme="minorEastAsia" w:hAnsi="Cambria Math" w:cs="Times New Roman"/>
              </w:rPr>
              <m:t>j</m:t>
            </m:r>
          </m:sub>
        </m:sSub>
      </m:oMath>
      <w:r w:rsidR="00303405" w:rsidRPr="001A519E">
        <w:rPr>
          <w:rFonts w:ascii="Times New Roman" w:eastAsiaTheme="minorEastAsia" w:hAnsi="Times New Roman" w:cs="Times New Roman"/>
        </w:rPr>
        <w:t xml:space="preserve">), site </w:t>
      </w:r>
      <m:oMath>
        <m:sSub>
          <m:sSubPr>
            <m:ctrlPr>
              <w:ins w:id="235" w:author="Wesner, Jeff S" w:date="2023-06-27T21:05:00Z">
                <w:rPr>
                  <w:rFonts w:ascii="Cambria Math" w:eastAsiaTheme="minorEastAsia" w:hAnsi="Cambria Math" w:cs="Times New Roman"/>
                </w:rPr>
              </w:ins>
            </m:ctrlPr>
          </m:sSubPr>
          <m:e>
            <m:r>
              <m:rPr>
                <m:sty m:val="p"/>
              </m:rPr>
              <w:rPr>
                <w:rFonts w:ascii="Cambria Math" w:eastAsiaTheme="minorEastAsia" w:hAnsi="Cambria Math" w:cs="Times New Roman"/>
              </w:rPr>
              <m:t>η</m:t>
            </m:r>
          </m:e>
          <m:sub>
            <m:r>
              <w:rPr>
                <w:rFonts w:ascii="Cambria Math" w:eastAsiaTheme="minorEastAsia" w:hAnsi="Cambria Math" w:cs="Times New Roman"/>
              </w:rPr>
              <m:t>k</m:t>
            </m:r>
          </m:sub>
        </m:sSub>
        <m:r>
          <w:rPr>
            <w:rFonts w:ascii="Cambria Math" w:eastAsiaTheme="minorEastAsia" w:hAnsi="Cambria Math" w:cs="Times New Roman"/>
          </w:rPr>
          <m:t>)</m:t>
        </m:r>
      </m:oMath>
      <w:r w:rsidR="00303405" w:rsidRPr="001A519E">
        <w:rPr>
          <w:rFonts w:ascii="Times New Roman" w:eastAsiaTheme="minorEastAsia" w:hAnsi="Times New Roman" w:cs="Times New Roman"/>
        </w:rPr>
        <w:t xml:space="preserve">, and year </w:t>
      </w:r>
      <m:oMath>
        <m:d>
          <m:dPr>
            <m:ctrlPr>
              <w:ins w:id="236" w:author="Wesner, Jeff S" w:date="2023-06-27T21:05:00Z">
                <w:rPr>
                  <w:rFonts w:ascii="Cambria Math" w:eastAsiaTheme="minorEastAsia" w:hAnsi="Cambria Math" w:cs="Times New Roman"/>
                  <w:i/>
                </w:rPr>
              </w:ins>
            </m:ctrlPr>
          </m:dPr>
          <m:e>
            <m:sSub>
              <m:sSubPr>
                <m:ctrlPr>
                  <w:ins w:id="237" w:author="Wesner, Jeff S" w:date="2023-06-27T21:05:00Z">
                    <w:rPr>
                      <w:rFonts w:ascii="Cambria Math" w:eastAsiaTheme="minorEastAsia" w:hAnsi="Cambria Math" w:cs="Times New Roman"/>
                      <w:i/>
                    </w:rPr>
                  </w:ins>
                </m:ctrlPr>
              </m:sSubPr>
              <m:e>
                <m:r>
                  <w:rPr>
                    <w:rFonts w:ascii="Cambria Math" w:eastAsiaTheme="minorEastAsia" w:hAnsi="Cambria Math" w:cs="Times New Roman"/>
                  </w:rPr>
                  <m:t>η</m:t>
                </m:r>
              </m:e>
              <m:sub>
                <m:r>
                  <w:rPr>
                    <w:rFonts w:ascii="Cambria Math" w:eastAsiaTheme="minorEastAsia" w:hAnsi="Cambria Math" w:cs="Times New Roman"/>
                  </w:rPr>
                  <m:t>l</m:t>
                </m:r>
              </m:sub>
            </m:sSub>
          </m:e>
        </m:d>
      </m:oMath>
      <w:r w:rsidR="00303405" w:rsidRPr="001A519E">
        <w:rPr>
          <w:rFonts w:ascii="Times New Roman" w:eastAsiaTheme="minorEastAsia" w:hAnsi="Times New Roman" w:cs="Times New Roman"/>
        </w:rPr>
        <w:t xml:space="preserve">. </w:t>
      </w:r>
      <w:r w:rsidR="00AC1B92" w:rsidRPr="001A519E">
        <w:rPr>
          <w:rFonts w:ascii="Times New Roman" w:eastAsiaTheme="minorEastAsia" w:hAnsi="Times New Roman" w:cs="Times New Roman"/>
        </w:rPr>
        <w:t xml:space="preserve">Brackets (e.g., </w:t>
      </w:r>
      <m:oMath>
        <m:sSub>
          <m:sSubPr>
            <m:ctrlPr>
              <w:ins w:id="238" w:author="Wesner, Jeff S" w:date="2023-06-27T21:05:00Z">
                <w:rPr>
                  <w:rFonts w:ascii="Cambria Math" w:eastAsiaTheme="minorEastAsia" w:hAnsi="Cambria Math" w:cs="Times New Roman"/>
                </w:rPr>
              </w:ins>
            </m:ctrlPr>
          </m:sSubPr>
          <m:e>
            <m:r>
              <m:rPr>
                <m:sty m:val="p"/>
              </m:rPr>
              <w:rPr>
                <w:rFonts w:ascii="Cambria Math" w:eastAsiaTheme="minorEastAsia" w:hAnsi="Cambria Math" w:cs="Times New Roman"/>
              </w:rPr>
              <m:t>[η</m:t>
            </m:r>
          </m:e>
          <m:sub>
            <m:r>
              <m:rPr>
                <m:sty m:val="p"/>
              </m:rPr>
              <w:rPr>
                <w:rFonts w:ascii="Cambria Math" w:eastAsiaTheme="minorEastAsia" w:hAnsi="Cambria Math" w:cs="Times New Roman"/>
              </w:rPr>
              <m:t>j</m:t>
            </m:r>
          </m:sub>
        </m:sSub>
        <m:r>
          <m:rPr>
            <m:sty m:val="p"/>
          </m:rPr>
          <w:rPr>
            <w:rFonts w:ascii="Cambria Math" w:eastAsiaTheme="minorEastAsia" w:hAnsi="Cambria Math" w:cs="Times New Roman"/>
          </w:rPr>
          <m:t>,</m:t>
        </m:r>
        <m:sSub>
          <m:sSubPr>
            <m:ctrlPr>
              <w:ins w:id="239" w:author="Wesner, Jeff S" w:date="2023-06-27T21:05:00Z">
                <w:rPr>
                  <w:rFonts w:ascii="Cambria Math" w:eastAsiaTheme="minorEastAsia" w:hAnsi="Cambria Math" w:cs="Times New Roman"/>
                </w:rPr>
              </w:ins>
            </m:ctrlPr>
          </m:sSubPr>
          <m:e>
            <m:r>
              <m:rPr>
                <m:sty m:val="p"/>
              </m:rPr>
              <w:rPr>
                <w:rFonts w:ascii="Cambria Math" w:eastAsiaTheme="minorEastAsia" w:hAnsi="Cambria Math" w:cs="Times New Roman"/>
              </w:rPr>
              <m:t>η</m:t>
            </m:r>
          </m:e>
          <m:sub>
            <m:r>
              <w:rPr>
                <w:rFonts w:ascii="Cambria Math" w:eastAsiaTheme="minorEastAsia" w:hAnsi="Cambria Math" w:cs="Times New Roman"/>
              </w:rPr>
              <m:t>k</m:t>
            </m:r>
          </m:sub>
        </m:sSub>
        <m:r>
          <m:rPr>
            <m:sty m:val="p"/>
          </m:rPr>
          <w:rPr>
            <w:rFonts w:ascii="Cambria Math" w:eastAsiaTheme="minorEastAsia" w:hAnsi="Cambria Math" w:cs="Times New Roman"/>
          </w:rPr>
          <m:t>,</m:t>
        </m:r>
        <m:sSub>
          <m:sSubPr>
            <m:ctrlPr>
              <w:ins w:id="240" w:author="Wesner, Jeff S" w:date="2023-06-27T21:05:00Z">
                <w:rPr>
                  <w:rFonts w:ascii="Cambria Math" w:eastAsiaTheme="minorEastAsia" w:hAnsi="Cambria Math" w:cs="Times New Roman"/>
                </w:rPr>
              </w:ins>
            </m:ctrlPr>
          </m:sSubPr>
          <m:e>
            <m:r>
              <m:rPr>
                <m:sty m:val="p"/>
              </m:rPr>
              <w:rPr>
                <w:rFonts w:ascii="Cambria Math" w:eastAsiaTheme="minorEastAsia" w:hAnsi="Cambria Math" w:cs="Times New Roman"/>
              </w:rPr>
              <m:t>η</m:t>
            </m:r>
          </m:e>
          <m:sub>
            <m:r>
              <w:rPr>
                <w:rFonts w:ascii="Cambria Math" w:eastAsiaTheme="minorEastAsia" w:hAnsi="Cambria Math" w:cs="Times New Roman"/>
              </w:rPr>
              <m:t>l</m:t>
            </m:r>
          </m:sub>
        </m:sSub>
        <m:r>
          <m:rPr>
            <m:sty m:val="p"/>
          </m:rPr>
          <w:rPr>
            <w:rFonts w:ascii="Cambria Math" w:hAnsi="Cambria Math" w:cs="Times New Roman"/>
          </w:rPr>
          <m:t>]</m:t>
        </m:r>
      </m:oMath>
      <w:r w:rsidR="00AC1B92" w:rsidRPr="001A519E">
        <w:rPr>
          <w:rFonts w:ascii="Times New Roman" w:eastAsiaTheme="minorEastAsia" w:hAnsi="Times New Roman" w:cs="Times New Roman"/>
        </w:rPr>
        <w:t xml:space="preserve">) </w:t>
      </w:r>
      <w:r w:rsidR="00443FC2" w:rsidRPr="001A519E">
        <w:rPr>
          <w:rFonts w:ascii="Times New Roman" w:eastAsiaTheme="minorEastAsia" w:hAnsi="Times New Roman" w:cs="Times New Roman"/>
        </w:rPr>
        <w:t>are included for brevity;</w:t>
      </w:r>
      <w:r w:rsidR="00AC1B92" w:rsidRPr="001A519E">
        <w:rPr>
          <w:rFonts w:ascii="Times New Roman" w:eastAsiaTheme="minorEastAsia" w:hAnsi="Times New Roman" w:cs="Times New Roman"/>
        </w:rPr>
        <w:t xml:space="preserve"> each parameter in the bracket was given a</w:t>
      </w:r>
      <w:r w:rsidR="00443FC2" w:rsidRPr="001A519E">
        <w:rPr>
          <w:rFonts w:ascii="Times New Roman" w:eastAsiaTheme="minorEastAsia" w:hAnsi="Times New Roman" w:cs="Times New Roman"/>
        </w:rPr>
        <w:t>n independent prior</w:t>
      </w:r>
      <w:r w:rsidR="00BA75BC" w:rsidRPr="001A519E">
        <w:rPr>
          <w:rFonts w:ascii="Times New Roman" w:eastAsiaTheme="minorEastAsia" w:hAnsi="Times New Roman" w:cs="Times New Roman"/>
        </w:rPr>
        <w:t>. To improve sampling efficiency, the varying intercepts were modeled using non-centered parameterization</w:t>
      </w:r>
      <w:r w:rsidR="00DC3614" w:rsidRPr="001A519E">
        <w:rPr>
          <w:rFonts w:ascii="Times New Roman" w:eastAsiaTheme="minorEastAsia" w:hAnsi="Times New Roman" w:cs="Times New Roman"/>
        </w:rPr>
        <w:t>, which is excluded here for clarity, but is present in the Stan model code.</w:t>
      </w:r>
    </w:p>
    <w:p w14:paraId="10C01642" w14:textId="3926BE5F" w:rsidR="0060352A" w:rsidRPr="001A519E" w:rsidRDefault="0060352A" w:rsidP="001A519E">
      <w:pPr>
        <w:rPr>
          <w:rFonts w:ascii="Times New Roman" w:eastAsiaTheme="minorEastAsia" w:hAnsi="Times New Roman" w:cs="Times New Roman"/>
        </w:rPr>
      </w:pPr>
    </w:p>
    <w:p w14:paraId="38AD575F" w14:textId="2D4E14B5" w:rsidR="00103BA3" w:rsidRPr="001A519E" w:rsidRDefault="0060352A" w:rsidP="001A519E">
      <w:pPr>
        <w:rPr>
          <w:rFonts w:ascii="Times New Roman" w:hAnsi="Times New Roman" w:cs="Times New Roman"/>
        </w:rPr>
      </w:pPr>
      <w:r w:rsidRPr="001A519E">
        <w:rPr>
          <w:rFonts w:ascii="Times New Roman" w:eastAsiaTheme="minorEastAsia" w:hAnsi="Times New Roman" w:cs="Times New Roman"/>
        </w:rPr>
        <w:t xml:space="preserve">Priors </w:t>
      </w:r>
      <w:r w:rsidR="00191F4E" w:rsidRPr="001A519E">
        <w:rPr>
          <w:rFonts w:ascii="Times New Roman" w:eastAsiaTheme="minorEastAsia" w:hAnsi="Times New Roman" w:cs="Times New Roman"/>
        </w:rPr>
        <w:t>for the intercept were chosen based on a previous analysis of ISD values</w:t>
      </w:r>
      <w:r w:rsidR="003B2C33" w:rsidRPr="001A519E">
        <w:rPr>
          <w:rFonts w:ascii="Times New Roman" w:eastAsiaTheme="minorEastAsia" w:hAnsi="Times New Roman" w:cs="Times New Roman"/>
        </w:rPr>
        <w:t xml:space="preserve"> in NEON streams (Pomeranz et al. 2022). All other priors</w:t>
      </w:r>
      <w:r w:rsidR="00191F4E" w:rsidRPr="001A519E">
        <w:rPr>
          <w:rFonts w:ascii="Times New Roman" w:eastAsiaTheme="minorEastAsia" w:hAnsi="Times New Roman" w:cs="Times New Roman"/>
        </w:rPr>
        <w:t xml:space="preserve"> </w:t>
      </w:r>
      <w:r w:rsidRPr="001A519E">
        <w:rPr>
          <w:rFonts w:ascii="Times New Roman" w:eastAsiaTheme="minorEastAsia" w:hAnsi="Times New Roman" w:cs="Times New Roman"/>
        </w:rPr>
        <w:t xml:space="preserve">were chosen using prior predictive simulation (Wesner </w:t>
      </w:r>
      <w:r w:rsidR="005904CC" w:rsidRPr="001A519E">
        <w:rPr>
          <w:rFonts w:ascii="Times New Roman" w:eastAsiaTheme="minorEastAsia" w:hAnsi="Times New Roman" w:cs="Times New Roman"/>
        </w:rPr>
        <w:t>and Pomeranz</w:t>
      </w:r>
      <w:r w:rsidRPr="001A519E">
        <w:rPr>
          <w:rFonts w:ascii="Times New Roman" w:eastAsiaTheme="minorEastAsia" w:hAnsi="Times New Roman" w:cs="Times New Roman"/>
        </w:rPr>
        <w:t xml:space="preserve"> 2021)</w:t>
      </w:r>
      <w:r w:rsidR="00440425" w:rsidRPr="001A519E">
        <w:rPr>
          <w:rFonts w:ascii="Times New Roman" w:eastAsiaTheme="minorEastAsia" w:hAnsi="Times New Roman" w:cs="Times New Roman"/>
        </w:rPr>
        <w:t xml:space="preserve">, which restricted the range of ISD values to have high probabilities of </w:t>
      </w:r>
      <m:oMath>
        <m:r>
          <w:rPr>
            <w:rFonts w:ascii="Cambria Math" w:hAnsi="Cambria Math" w:cs="Times New Roman"/>
          </w:rPr>
          <m:t>λ</m:t>
        </m:r>
      </m:oMath>
      <w:r w:rsidR="00440425" w:rsidRPr="001A519E">
        <w:rPr>
          <w:rFonts w:ascii="Times New Roman" w:eastAsiaTheme="minorEastAsia" w:hAnsi="Times New Roman" w:cs="Times New Roman"/>
        </w:rPr>
        <w:t xml:space="preserve"> between ~ -2 to -1 while still allowing </w:t>
      </w:r>
      <w:r w:rsidR="0051681A" w:rsidRPr="001A519E">
        <w:rPr>
          <w:rFonts w:ascii="Times New Roman" w:eastAsiaTheme="minorEastAsia" w:hAnsi="Times New Roman" w:cs="Times New Roman"/>
        </w:rPr>
        <w:t>probabilities at very large (e.g., 1) or small values (e.g., -4)</w:t>
      </w:r>
      <w:r w:rsidR="00103BA3" w:rsidRPr="001A519E">
        <w:rPr>
          <w:rFonts w:ascii="Times New Roman" w:hAnsi="Times New Roman" w:cs="Times New Roman"/>
        </w:rPr>
        <w:br w:type="page"/>
      </w:r>
    </w:p>
    <w:p w14:paraId="581B017D" w14:textId="77777777" w:rsidR="00510B8C" w:rsidRPr="001A519E" w:rsidRDefault="00510B8C" w:rsidP="001A519E">
      <w:pPr>
        <w:autoSpaceDE w:val="0"/>
        <w:autoSpaceDN w:val="0"/>
        <w:adjustRightInd w:val="0"/>
        <w:rPr>
          <w:rFonts w:ascii="Times New Roman" w:hAnsi="Times New Roman" w:cs="Times New Roman"/>
        </w:rPr>
      </w:pPr>
    </w:p>
    <w:p w14:paraId="586B434E" w14:textId="58D6B59B" w:rsidR="00510B8C" w:rsidRPr="001A519E" w:rsidRDefault="00510B8C" w:rsidP="001A519E">
      <w:pPr>
        <w:autoSpaceDE w:val="0"/>
        <w:autoSpaceDN w:val="0"/>
        <w:adjustRightInd w:val="0"/>
        <w:rPr>
          <w:rFonts w:ascii="Times New Roman" w:hAnsi="Times New Roman" w:cs="Times New Roman"/>
        </w:rPr>
      </w:pPr>
      <w:proofErr w:type="spellStart"/>
      <w:r w:rsidRPr="001A519E">
        <w:rPr>
          <w:rFonts w:ascii="Times New Roman" w:hAnsi="Times New Roman" w:cs="Times New Roman"/>
        </w:rPr>
        <w:t>Biblio</w:t>
      </w:r>
      <w:proofErr w:type="spellEnd"/>
    </w:p>
    <w:p w14:paraId="75386BA3" w14:textId="77777777" w:rsidR="00164330" w:rsidRPr="001A519E" w:rsidRDefault="00164330" w:rsidP="001A519E">
      <w:pPr>
        <w:pStyle w:val="Bibliografia1"/>
        <w:jc w:val="left"/>
      </w:pPr>
      <w:r w:rsidRPr="001A519E">
        <w:fldChar w:fldCharType="begin"/>
      </w:r>
      <w:r w:rsidRPr="001A519E">
        <w:instrText xml:space="preserve"> ADDIN ZOTERO_BIBL {"uncited":[],"omitted":[],"custom":[]} CSL_BIBLIOGRAPHY </w:instrText>
      </w:r>
      <w:r w:rsidRPr="001A519E">
        <w:fldChar w:fldCharType="separate"/>
      </w:r>
      <w:r w:rsidRPr="001A519E">
        <w:t>1.</w:t>
      </w:r>
      <w:r w:rsidRPr="001A519E">
        <w:tab/>
        <w:t xml:space="preserve">Brown, J. H., Gillooly, J. F., Allen, A. P., Savage, V. M. &amp; West, G. B. Toward a Metabolic Theory of Ecology. </w:t>
      </w:r>
      <w:r w:rsidRPr="001A519E">
        <w:rPr>
          <w:i/>
          <w:iCs/>
        </w:rPr>
        <w:t>Ecology</w:t>
      </w:r>
      <w:r w:rsidRPr="001A519E">
        <w:t xml:space="preserve"> </w:t>
      </w:r>
      <w:r w:rsidRPr="001A519E">
        <w:rPr>
          <w:b/>
          <w:bCs/>
        </w:rPr>
        <w:t>85</w:t>
      </w:r>
      <w:r w:rsidRPr="001A519E">
        <w:t>, 1771–1789 (2004).</w:t>
      </w:r>
    </w:p>
    <w:p w14:paraId="108651F7" w14:textId="77777777" w:rsidR="00164330" w:rsidRPr="001A519E" w:rsidRDefault="00164330" w:rsidP="001A519E">
      <w:pPr>
        <w:pStyle w:val="Bibliografia1"/>
        <w:jc w:val="left"/>
      </w:pPr>
      <w:r w:rsidRPr="001A519E">
        <w:t>2.</w:t>
      </w:r>
      <w:r w:rsidRPr="001A519E">
        <w:tab/>
        <w:t xml:space="preserve">Woodward, G. </w:t>
      </w:r>
      <w:r w:rsidRPr="001A519E">
        <w:rPr>
          <w:i/>
          <w:iCs/>
        </w:rPr>
        <w:t>et al.</w:t>
      </w:r>
      <w:r w:rsidRPr="001A519E">
        <w:t xml:space="preserve"> Body size in ecological networks. </w:t>
      </w:r>
      <w:r w:rsidRPr="001A519E">
        <w:rPr>
          <w:i/>
          <w:iCs/>
        </w:rPr>
        <w:t>Trends in Ecology &amp; Evolution</w:t>
      </w:r>
      <w:r w:rsidRPr="001A519E">
        <w:t xml:space="preserve"> </w:t>
      </w:r>
      <w:r w:rsidRPr="001A519E">
        <w:rPr>
          <w:b/>
          <w:bCs/>
        </w:rPr>
        <w:t>20</w:t>
      </w:r>
      <w:r w:rsidRPr="001A519E">
        <w:t>, 402–409 (2005).</w:t>
      </w:r>
    </w:p>
    <w:p w14:paraId="0C032D0D" w14:textId="77777777" w:rsidR="00164330" w:rsidRPr="001A519E" w:rsidRDefault="00164330" w:rsidP="001A519E">
      <w:pPr>
        <w:pStyle w:val="Bibliografia1"/>
        <w:jc w:val="left"/>
      </w:pPr>
      <w:r w:rsidRPr="001A519E">
        <w:t>3.</w:t>
      </w:r>
      <w:r w:rsidRPr="001A519E">
        <w:tab/>
        <w:t xml:space="preserve">White, E. P., Ernest, S. K. M., Kerkhoff, A. J. &amp; Enquist, B. J. Relationships between body size and abundance in ecology. </w:t>
      </w:r>
      <w:r w:rsidRPr="001A519E">
        <w:rPr>
          <w:i/>
          <w:iCs/>
        </w:rPr>
        <w:t>Trends in Ecology &amp; Evolution</w:t>
      </w:r>
      <w:r w:rsidRPr="001A519E">
        <w:t xml:space="preserve"> </w:t>
      </w:r>
      <w:r w:rsidRPr="001A519E">
        <w:rPr>
          <w:b/>
          <w:bCs/>
        </w:rPr>
        <w:t>22</w:t>
      </w:r>
      <w:r w:rsidRPr="001A519E">
        <w:t>, 323–330 (2007).</w:t>
      </w:r>
    </w:p>
    <w:p w14:paraId="4001E09D" w14:textId="59BC5674" w:rsidR="00510B8C" w:rsidRPr="001A519E" w:rsidRDefault="00164330" w:rsidP="001A519E">
      <w:pPr>
        <w:autoSpaceDE w:val="0"/>
        <w:autoSpaceDN w:val="0"/>
        <w:adjustRightInd w:val="0"/>
        <w:rPr>
          <w:rFonts w:ascii="Times New Roman" w:hAnsi="Times New Roman" w:cs="Times New Roman"/>
        </w:rPr>
      </w:pPr>
      <w:r w:rsidRPr="001A519E">
        <w:rPr>
          <w:rFonts w:ascii="Times New Roman" w:hAnsi="Times New Roman" w:cs="Times New Roman"/>
        </w:rPr>
        <w:fldChar w:fldCharType="end"/>
      </w:r>
    </w:p>
    <w:p w14:paraId="1CF8C21A" w14:textId="6DFD9483" w:rsidR="005904CC" w:rsidRPr="001A519E" w:rsidRDefault="00510B8C" w:rsidP="001A519E">
      <w:pPr>
        <w:autoSpaceDE w:val="0"/>
        <w:autoSpaceDN w:val="0"/>
        <w:adjustRightInd w:val="0"/>
        <w:rPr>
          <w:rFonts w:ascii="Times New Roman" w:hAnsi="Times New Roman" w:cs="Times New Roman"/>
        </w:rPr>
      </w:pPr>
      <w:r w:rsidRPr="001A519E">
        <w:rPr>
          <w:rFonts w:ascii="Times New Roman" w:hAnsi="Times New Roman" w:cs="Times New Roman"/>
        </w:rPr>
        <w:t xml:space="preserve">Brose, U., Blanchard, J. L., </w:t>
      </w:r>
      <w:proofErr w:type="spellStart"/>
      <w:r w:rsidRPr="001A519E">
        <w:rPr>
          <w:rFonts w:ascii="Times New Roman" w:hAnsi="Times New Roman" w:cs="Times New Roman"/>
        </w:rPr>
        <w:t>Eklöf</w:t>
      </w:r>
      <w:proofErr w:type="spellEnd"/>
      <w:r w:rsidRPr="001A519E">
        <w:rPr>
          <w:rFonts w:ascii="Times New Roman" w:hAnsi="Times New Roman" w:cs="Times New Roman"/>
        </w:rPr>
        <w:t xml:space="preserve">, A., </w:t>
      </w:r>
      <w:proofErr w:type="spellStart"/>
      <w:r w:rsidRPr="001A519E">
        <w:rPr>
          <w:rFonts w:ascii="Times New Roman" w:hAnsi="Times New Roman" w:cs="Times New Roman"/>
        </w:rPr>
        <w:t>Galiana</w:t>
      </w:r>
      <w:proofErr w:type="spellEnd"/>
      <w:r w:rsidRPr="001A519E">
        <w:rPr>
          <w:rFonts w:ascii="Times New Roman" w:hAnsi="Times New Roman" w:cs="Times New Roman"/>
        </w:rPr>
        <w:t xml:space="preserve">, N., </w:t>
      </w:r>
      <w:proofErr w:type="spellStart"/>
      <w:r w:rsidRPr="001A519E">
        <w:rPr>
          <w:rFonts w:ascii="Times New Roman" w:hAnsi="Times New Roman" w:cs="Times New Roman"/>
        </w:rPr>
        <w:t>Hartvig</w:t>
      </w:r>
      <w:proofErr w:type="spellEnd"/>
      <w:r w:rsidRPr="001A519E">
        <w:rPr>
          <w:rFonts w:ascii="Times New Roman" w:hAnsi="Times New Roman" w:cs="Times New Roman"/>
        </w:rPr>
        <w:t>, M., R. Hirt, M., ... &amp; Jacob, U. (2017). Predicting the consequences of species loss using size‐structured biodiversity approaches. Biological Reviews, 92(2), 684-697.</w:t>
      </w:r>
    </w:p>
    <w:p w14:paraId="0BF2B22B" w14:textId="78A9CE0B" w:rsidR="005904CC" w:rsidRPr="001A519E" w:rsidRDefault="005904CC" w:rsidP="001A519E">
      <w:pPr>
        <w:autoSpaceDE w:val="0"/>
        <w:autoSpaceDN w:val="0"/>
        <w:adjustRightInd w:val="0"/>
        <w:rPr>
          <w:rFonts w:ascii="Times New Roman" w:hAnsi="Times New Roman" w:cs="Times New Roman"/>
        </w:rPr>
      </w:pPr>
    </w:p>
    <w:p w14:paraId="25528591" w14:textId="41B42CC4" w:rsidR="005904CC" w:rsidRPr="001A519E" w:rsidRDefault="005904CC" w:rsidP="001A519E">
      <w:pPr>
        <w:autoSpaceDE w:val="0"/>
        <w:autoSpaceDN w:val="0"/>
        <w:adjustRightInd w:val="0"/>
        <w:rPr>
          <w:rFonts w:ascii="Times New Roman" w:hAnsi="Times New Roman" w:cs="Times New Roman"/>
        </w:rPr>
      </w:pPr>
      <w:r w:rsidRPr="001A519E">
        <w:rPr>
          <w:rFonts w:ascii="Times New Roman" w:hAnsi="Times New Roman" w:cs="Times New Roman"/>
        </w:rPr>
        <w:t>Wesner, J. S., &amp; Pomeranz, J. P. (2021). Choosing priors in Bayesian ecological models by simulating from the prior predictive distribution. </w:t>
      </w:r>
      <w:r w:rsidRPr="001A519E">
        <w:rPr>
          <w:rFonts w:ascii="Times New Roman" w:hAnsi="Times New Roman" w:cs="Times New Roman"/>
          <w:i/>
          <w:iCs/>
        </w:rPr>
        <w:t>Ecosphere</w:t>
      </w:r>
      <w:r w:rsidRPr="001A519E">
        <w:rPr>
          <w:rFonts w:ascii="Times New Roman" w:hAnsi="Times New Roman" w:cs="Times New Roman"/>
        </w:rPr>
        <w:t>, </w:t>
      </w:r>
      <w:r w:rsidRPr="001A519E">
        <w:rPr>
          <w:rFonts w:ascii="Times New Roman" w:hAnsi="Times New Roman" w:cs="Times New Roman"/>
          <w:i/>
          <w:iCs/>
        </w:rPr>
        <w:t>12</w:t>
      </w:r>
      <w:r w:rsidRPr="001A519E">
        <w:rPr>
          <w:rFonts w:ascii="Times New Roman" w:hAnsi="Times New Roman" w:cs="Times New Roman"/>
        </w:rPr>
        <w:t>(9), e03739.</w:t>
      </w:r>
    </w:p>
    <w:p w14:paraId="382630EC" w14:textId="2C2F9FC8" w:rsidR="002314DE" w:rsidRPr="001A519E" w:rsidRDefault="002314DE" w:rsidP="001A519E">
      <w:pPr>
        <w:autoSpaceDE w:val="0"/>
        <w:autoSpaceDN w:val="0"/>
        <w:adjustRightInd w:val="0"/>
        <w:rPr>
          <w:rFonts w:ascii="Times New Roman" w:hAnsi="Times New Roman" w:cs="Times New Roman"/>
        </w:rPr>
      </w:pPr>
    </w:p>
    <w:p w14:paraId="3A119186" w14:textId="4F08A1AA" w:rsidR="002314DE" w:rsidRPr="001A519E" w:rsidRDefault="002314DE" w:rsidP="001A519E">
      <w:pPr>
        <w:rPr>
          <w:rFonts w:ascii="Times New Roman" w:hAnsi="Times New Roman" w:cs="Times New Roman"/>
        </w:rPr>
      </w:pPr>
      <w:r w:rsidRPr="001A519E">
        <w:rPr>
          <w:rFonts w:ascii="Times New Roman" w:hAnsi="Times New Roman" w:cs="Times New Roman"/>
        </w:rPr>
        <w:br w:type="page"/>
      </w:r>
    </w:p>
    <w:p w14:paraId="192EC463" w14:textId="46385E4B" w:rsidR="002314DE" w:rsidRPr="001A519E" w:rsidRDefault="002314DE" w:rsidP="001A519E">
      <w:pPr>
        <w:autoSpaceDE w:val="0"/>
        <w:autoSpaceDN w:val="0"/>
        <w:adjustRightInd w:val="0"/>
        <w:rPr>
          <w:rFonts w:ascii="Times New Roman" w:hAnsi="Times New Roman" w:cs="Times New Roman"/>
          <w:b/>
        </w:rPr>
      </w:pPr>
      <w:r w:rsidRPr="001A519E">
        <w:rPr>
          <w:rFonts w:ascii="Times New Roman" w:hAnsi="Times New Roman" w:cs="Times New Roman"/>
          <w:b/>
        </w:rPr>
        <w:lastRenderedPageBreak/>
        <w:t>Supplementary Information</w:t>
      </w:r>
    </w:p>
    <w:p w14:paraId="257CEF55" w14:textId="77777777" w:rsidR="007C2F5E" w:rsidRPr="001A519E" w:rsidRDefault="007C2F5E" w:rsidP="001A519E">
      <w:pPr>
        <w:autoSpaceDE w:val="0"/>
        <w:autoSpaceDN w:val="0"/>
        <w:adjustRightInd w:val="0"/>
        <w:rPr>
          <w:rFonts w:ascii="Times New Roman" w:hAnsi="Times New Roman" w:cs="Times New Roman"/>
          <w:b/>
        </w:rPr>
      </w:pPr>
    </w:p>
    <w:p w14:paraId="69037246" w14:textId="77777777" w:rsidR="007C2F5E" w:rsidRPr="001A519E" w:rsidRDefault="007C2F5E" w:rsidP="001A519E">
      <w:pPr>
        <w:rPr>
          <w:rFonts w:ascii="Times New Roman" w:hAnsi="Times New Roman" w:cs="Times New Roman"/>
          <w:b/>
        </w:rPr>
      </w:pPr>
      <w:r w:rsidRPr="001A519E">
        <w:rPr>
          <w:rFonts w:ascii="Times New Roman" w:hAnsi="Times New Roman" w:cs="Times New Roman"/>
          <w:b/>
          <w:noProof/>
        </w:rPr>
        <w:drawing>
          <wp:inline distT="0" distB="0" distL="0" distR="0" wp14:anchorId="1E37D91F" wp14:editId="5F91450A">
            <wp:extent cx="5943600" cy="4953000"/>
            <wp:effectExtent l="0" t="0" r="0" b="0"/>
            <wp:docPr id="14" name="Picture 14" descr="Immagine che contiene testo, line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magine che contiene testo, linea, schermata, Parallel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4443E1CA" w14:textId="6D06FEF8" w:rsidR="007C2F5E" w:rsidRPr="001A519E" w:rsidRDefault="007C2F5E" w:rsidP="001A519E">
      <w:pPr>
        <w:rPr>
          <w:rFonts w:ascii="Times New Roman" w:hAnsi="Times New Roman" w:cs="Times New Roman"/>
        </w:rPr>
      </w:pPr>
      <w:r w:rsidRPr="001A519E">
        <w:rPr>
          <w:rFonts w:ascii="Times New Roman" w:hAnsi="Times New Roman" w:cs="Times New Roman"/>
          <w:b/>
          <w:bCs/>
        </w:rPr>
        <w:t>Figure S1</w:t>
      </w:r>
      <w:r w:rsidR="001A21B8" w:rsidRPr="001A519E">
        <w:rPr>
          <w:rFonts w:ascii="Times New Roman" w:hAnsi="Times New Roman" w:cs="Times New Roman"/>
          <w:b/>
          <w:bCs/>
        </w:rPr>
        <w:t xml:space="preserve"> |</w:t>
      </w:r>
      <w:r w:rsidRPr="001A519E">
        <w:rPr>
          <w:rFonts w:ascii="Times New Roman" w:hAnsi="Times New Roman" w:cs="Times New Roman"/>
          <w:b/>
          <w:bCs/>
        </w:rPr>
        <w:t xml:space="preserve"> Marginal relationship between temperature and the standing stock of natural log-transformed total biomass of fish and invertebrates.</w:t>
      </w:r>
      <w:r w:rsidRPr="001A519E">
        <w:rPr>
          <w:rFonts w:ascii="Times New Roman" w:hAnsi="Times New Roman" w:cs="Times New Roman"/>
        </w:rPr>
        <w:t xml:space="preserve"> Lines are posterior medians and shading is the 95% Credible intervals. </w:t>
      </w:r>
    </w:p>
    <w:p w14:paraId="7B39CD9C" w14:textId="77777777" w:rsidR="007C2F5E" w:rsidRPr="001A519E" w:rsidRDefault="007C2F5E" w:rsidP="001A519E">
      <w:pPr>
        <w:rPr>
          <w:rFonts w:ascii="Times New Roman" w:hAnsi="Times New Roman" w:cs="Times New Roman"/>
        </w:rPr>
      </w:pPr>
      <w:r w:rsidRPr="001A519E">
        <w:rPr>
          <w:rFonts w:ascii="Times New Roman" w:hAnsi="Times New Roman" w:cs="Times New Roman"/>
        </w:rPr>
        <w:br w:type="page"/>
      </w:r>
    </w:p>
    <w:p w14:paraId="7391C198" w14:textId="77777777" w:rsidR="007C2F5E" w:rsidRPr="001A519E" w:rsidRDefault="007C2F5E" w:rsidP="001A519E">
      <w:pPr>
        <w:rPr>
          <w:rFonts w:ascii="Times New Roman" w:hAnsi="Times New Roman" w:cs="Times New Roman"/>
        </w:rPr>
      </w:pPr>
      <w:r w:rsidRPr="001A519E">
        <w:rPr>
          <w:rFonts w:ascii="Times New Roman" w:hAnsi="Times New Roman" w:cs="Times New Roman"/>
          <w:noProof/>
        </w:rPr>
        <w:lastRenderedPageBreak/>
        <w:drawing>
          <wp:inline distT="0" distB="0" distL="0" distR="0" wp14:anchorId="6312751C" wp14:editId="5623A343">
            <wp:extent cx="5943600" cy="4953000"/>
            <wp:effectExtent l="0" t="0" r="0" b="0"/>
            <wp:docPr id="18" name="Picture 18" descr="Immagine che contiene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magine che contiene testo, design&#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39BCE206" w14:textId="11AD32BD" w:rsidR="007C2F5E" w:rsidRPr="001A519E" w:rsidRDefault="007C2F5E" w:rsidP="001A519E">
      <w:pPr>
        <w:rPr>
          <w:rFonts w:ascii="Times New Roman" w:hAnsi="Times New Roman" w:cs="Times New Roman"/>
        </w:rPr>
      </w:pPr>
      <w:r w:rsidRPr="001A519E">
        <w:rPr>
          <w:rFonts w:ascii="Times New Roman" w:hAnsi="Times New Roman" w:cs="Times New Roman"/>
          <w:b/>
          <w:bCs/>
        </w:rPr>
        <w:t>Figure S2</w:t>
      </w:r>
      <w:r w:rsidR="001A21B8" w:rsidRPr="001A519E">
        <w:rPr>
          <w:rFonts w:ascii="Times New Roman" w:hAnsi="Times New Roman" w:cs="Times New Roman"/>
          <w:b/>
          <w:bCs/>
        </w:rPr>
        <w:t xml:space="preserve"> </w:t>
      </w:r>
      <w:r w:rsidR="00A8054C" w:rsidRPr="001A519E">
        <w:rPr>
          <w:rFonts w:ascii="Times New Roman" w:hAnsi="Times New Roman" w:cs="Times New Roman"/>
          <w:b/>
          <w:bCs/>
        </w:rPr>
        <w:t>| Interactions</w:t>
      </w:r>
      <w:r w:rsidRPr="001A519E">
        <w:rPr>
          <w:rFonts w:ascii="Times New Roman" w:hAnsi="Times New Roman" w:cs="Times New Roman"/>
          <w:b/>
          <w:bCs/>
        </w:rPr>
        <w:t xml:space="preserve"> of the marginal relationship between temperature and the standing stock of natural log-transformed total biomass of fish and invertebrates across three values of resource supply</w:t>
      </w:r>
      <w:r w:rsidRPr="001A519E">
        <w:rPr>
          <w:rFonts w:ascii="Times New Roman" w:hAnsi="Times New Roman" w:cs="Times New Roman"/>
        </w:rPr>
        <w:t xml:space="preserve"> (gross primary production and standing stock organic matter). Lines are posterior medians and shading is the 95% Credible intervals.</w:t>
      </w:r>
    </w:p>
    <w:p w14:paraId="36141A2C" w14:textId="77777777" w:rsidR="00916349" w:rsidRPr="001A519E" w:rsidRDefault="00916349" w:rsidP="001A519E">
      <w:pPr>
        <w:rPr>
          <w:rFonts w:ascii="Times New Roman" w:hAnsi="Times New Roman" w:cs="Times New Roman"/>
        </w:rPr>
      </w:pPr>
    </w:p>
    <w:p w14:paraId="7862FDAD" w14:textId="77777777" w:rsidR="00916349" w:rsidRPr="001A519E" w:rsidRDefault="00916349" w:rsidP="001A519E">
      <w:pPr>
        <w:rPr>
          <w:rFonts w:ascii="Times New Roman" w:hAnsi="Times New Roman" w:cs="Times New Roman"/>
        </w:rPr>
      </w:pPr>
    </w:p>
    <w:p w14:paraId="59FD6F73" w14:textId="77777777" w:rsidR="001A21B8" w:rsidRPr="001A519E" w:rsidRDefault="001A21B8" w:rsidP="001A519E">
      <w:pPr>
        <w:autoSpaceDE w:val="0"/>
        <w:autoSpaceDN w:val="0"/>
        <w:adjustRightInd w:val="0"/>
        <w:rPr>
          <w:rFonts w:ascii="Times New Roman" w:hAnsi="Times New Roman" w:cs="Times New Roman"/>
          <w:b/>
        </w:rPr>
      </w:pPr>
    </w:p>
    <w:p w14:paraId="7D823467" w14:textId="77777777" w:rsidR="001A21B8" w:rsidRPr="001A519E" w:rsidRDefault="001A21B8" w:rsidP="001A519E">
      <w:pPr>
        <w:autoSpaceDE w:val="0"/>
        <w:autoSpaceDN w:val="0"/>
        <w:adjustRightInd w:val="0"/>
        <w:rPr>
          <w:rFonts w:ascii="Times New Roman" w:hAnsi="Times New Roman" w:cs="Times New Roman"/>
        </w:rPr>
      </w:pPr>
      <w:r w:rsidRPr="001A519E">
        <w:rPr>
          <w:rFonts w:ascii="Times New Roman" w:hAnsi="Times New Roman" w:cs="Times New Roman"/>
          <w:noProof/>
        </w:rPr>
        <w:lastRenderedPageBreak/>
        <w:drawing>
          <wp:inline distT="0" distB="0" distL="0" distR="0" wp14:anchorId="24135233" wp14:editId="14454466">
            <wp:extent cx="5731510" cy="2821940"/>
            <wp:effectExtent l="0" t="0" r="2540" b="0"/>
            <wp:docPr id="1899841545" name="Immagine 189984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or_post_is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21940"/>
                    </a:xfrm>
                    <a:prstGeom prst="rect">
                      <a:avLst/>
                    </a:prstGeom>
                  </pic:spPr>
                </pic:pic>
              </a:graphicData>
            </a:graphic>
          </wp:inline>
        </w:drawing>
      </w:r>
    </w:p>
    <w:p w14:paraId="07215054" w14:textId="15ADFF4A" w:rsidR="001A21B8" w:rsidRPr="001A519E" w:rsidRDefault="001A21B8" w:rsidP="001A519E">
      <w:pPr>
        <w:autoSpaceDE w:val="0"/>
        <w:autoSpaceDN w:val="0"/>
        <w:adjustRightInd w:val="0"/>
        <w:rPr>
          <w:rFonts w:ascii="Times New Roman" w:hAnsi="Times New Roman" w:cs="Times New Roman"/>
        </w:rPr>
      </w:pPr>
      <w:r w:rsidRPr="001A519E">
        <w:rPr>
          <w:rFonts w:ascii="Times New Roman" w:hAnsi="Times New Roman" w:cs="Times New Roman"/>
          <w:b/>
          <w:bCs/>
        </w:rPr>
        <w:t>Figure S3 | Two-hundred simulations from the prior predictive distribution</w:t>
      </w:r>
      <w:r w:rsidRPr="001A519E">
        <w:rPr>
          <w:rFonts w:ascii="Times New Roman" w:hAnsi="Times New Roman" w:cs="Times New Roman"/>
        </w:rPr>
        <w:t xml:space="preserve"> (a) compared to the fitted posteriors (b). Both models show the relationship between lambda and temperature with GPP and organic matter set to their median values.</w:t>
      </w:r>
    </w:p>
    <w:p w14:paraId="7B862AF3" w14:textId="3CB8C798" w:rsidR="002314DE" w:rsidRPr="001A519E" w:rsidRDefault="002314DE" w:rsidP="001A519E">
      <w:pPr>
        <w:autoSpaceDE w:val="0"/>
        <w:autoSpaceDN w:val="0"/>
        <w:adjustRightInd w:val="0"/>
        <w:rPr>
          <w:rFonts w:ascii="Times New Roman" w:hAnsi="Times New Roman" w:cs="Times New Roman"/>
          <w:b/>
        </w:rPr>
      </w:pPr>
    </w:p>
    <w:p w14:paraId="302DA79C" w14:textId="6B81AEF1" w:rsidR="002314DE" w:rsidRPr="001A519E" w:rsidRDefault="00875088" w:rsidP="001A519E">
      <w:pPr>
        <w:autoSpaceDE w:val="0"/>
        <w:autoSpaceDN w:val="0"/>
        <w:adjustRightInd w:val="0"/>
        <w:rPr>
          <w:rFonts w:ascii="Times New Roman" w:hAnsi="Times New Roman" w:cs="Times New Roman"/>
        </w:rPr>
      </w:pPr>
      <w:r w:rsidRPr="001A519E">
        <w:rPr>
          <w:rFonts w:ascii="Times New Roman" w:hAnsi="Times New Roman" w:cs="Times New Roman"/>
        </w:rPr>
        <w:t>We checked the implications of our priors using prior predictive simulation. The result is shown in Figure S1a, indicating</w:t>
      </w:r>
      <w:r w:rsidR="00C459F2" w:rsidRPr="001A519E">
        <w:rPr>
          <w:rFonts w:ascii="Times New Roman" w:hAnsi="Times New Roman" w:cs="Times New Roman"/>
        </w:rPr>
        <w:t xml:space="preserve"> that the priors largely limit </w:t>
      </w:r>
      <w:r w:rsidR="00C459F2" w:rsidRPr="001A519E">
        <w:rPr>
          <w:rFonts w:ascii="Times New Roman" w:hAnsi="Times New Roman" w:cs="Times New Roman"/>
        </w:rPr>
        <w:sym w:font="Symbol" w:char="F06C"/>
      </w:r>
      <w:r w:rsidR="00C459F2" w:rsidRPr="001A519E">
        <w:rPr>
          <w:rFonts w:ascii="Times New Roman" w:hAnsi="Times New Roman" w:cs="Times New Roman"/>
        </w:rPr>
        <w:t xml:space="preserve"> to values between ~-2 to -1, but allow for a wide range of possible relationships with mean annual temperature. </w:t>
      </w:r>
      <w:r w:rsidR="00076499" w:rsidRPr="001A519E">
        <w:rPr>
          <w:rFonts w:ascii="Times New Roman" w:hAnsi="Times New Roman" w:cs="Times New Roman"/>
        </w:rPr>
        <w:t>By comparison, the posterior (Figure S1b) remains in a much more constricted space. The difference between the prior and posterior</w:t>
      </w:r>
      <w:r w:rsidR="00F24D9C" w:rsidRPr="001A519E">
        <w:rPr>
          <w:rFonts w:ascii="Times New Roman" w:hAnsi="Times New Roman" w:cs="Times New Roman"/>
        </w:rPr>
        <w:t xml:space="preserve"> is an index of how much information was learned from the data. </w:t>
      </w:r>
    </w:p>
    <w:p w14:paraId="7FD35702" w14:textId="69BDF3C4" w:rsidR="00875088" w:rsidRPr="001A519E" w:rsidRDefault="00875088" w:rsidP="001A519E">
      <w:pPr>
        <w:autoSpaceDE w:val="0"/>
        <w:autoSpaceDN w:val="0"/>
        <w:adjustRightInd w:val="0"/>
        <w:rPr>
          <w:rFonts w:ascii="Times New Roman" w:hAnsi="Times New Roman" w:cs="Times New Roman"/>
        </w:rPr>
      </w:pPr>
    </w:p>
    <w:p w14:paraId="1CACF31F" w14:textId="77777777" w:rsidR="00B344B9" w:rsidRPr="001A519E" w:rsidRDefault="00B344B9" w:rsidP="001A519E">
      <w:pPr>
        <w:autoSpaceDE w:val="0"/>
        <w:autoSpaceDN w:val="0"/>
        <w:adjustRightInd w:val="0"/>
        <w:rPr>
          <w:rFonts w:cstheme="minorHAnsi"/>
          <w:sz w:val="18"/>
          <w:szCs w:val="18"/>
        </w:rPr>
      </w:pPr>
    </w:p>
    <w:sectPr w:rsidR="00B344B9" w:rsidRPr="001A519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ustin Pomeranz" w:date="2023-06-15T12:41:00Z" w:initials="JP">
    <w:p w14:paraId="04D746EF" w14:textId="77777777" w:rsidR="00243A2B" w:rsidRDefault="00243A2B">
      <w:pPr>
        <w:pStyle w:val="CommentText"/>
      </w:pPr>
      <w:r>
        <w:rPr>
          <w:rStyle w:val="CommentReference"/>
        </w:rPr>
        <w:annotationRef/>
      </w:r>
      <w:r>
        <w:t xml:space="preserve">May want to specify -1 for binned data and -2 for normalized data. </w:t>
      </w:r>
    </w:p>
    <w:p w14:paraId="51C8FAC4" w14:textId="77777777" w:rsidR="00243A2B" w:rsidRDefault="00243A2B">
      <w:pPr>
        <w:pStyle w:val="CommentText"/>
      </w:pPr>
      <w:r>
        <w:t xml:space="preserve">This is a methodological issue and may be too in the weeds for this, but in the </w:t>
      </w:r>
      <w:proofErr w:type="gramStart"/>
      <w:r>
        <w:t>past</w:t>
      </w:r>
      <w:proofErr w:type="gramEnd"/>
      <w:r>
        <w:t xml:space="preserve"> I've gotten reviewer comments about specifying when you'd expect which value. </w:t>
      </w:r>
    </w:p>
    <w:p w14:paraId="5185A6A4" w14:textId="77777777" w:rsidR="00243A2B" w:rsidRDefault="00243A2B" w:rsidP="00551D86">
      <w:pPr>
        <w:pStyle w:val="CommentText"/>
      </w:pPr>
      <w:r>
        <w:t>Or, maybe we ignore this here since we're not going to discuss why our values are ~-1.25</w:t>
      </w:r>
    </w:p>
  </w:comment>
  <w:comment w:id="1" w:author="Justin Pomeranz" w:date="2023-06-15T12:41:00Z" w:initials="JP">
    <w:p w14:paraId="12C8BF1E" w14:textId="77777777" w:rsidR="00E93E42" w:rsidRDefault="00E93E42" w:rsidP="00CC64CA">
      <w:pPr>
        <w:pStyle w:val="CommentText"/>
      </w:pPr>
      <w:r>
        <w:rPr>
          <w:rStyle w:val="CommentReference"/>
        </w:rPr>
        <w:annotationRef/>
      </w:r>
      <w:proofErr w:type="gramStart"/>
      <w:r>
        <w:t>Also</w:t>
      </w:r>
      <w:proofErr w:type="gramEnd"/>
      <w:r>
        <w:t xml:space="preserve"> could be fine as is, especially since you include the citations for where -1 and -2 come from. Not sure what the best option is. </w:t>
      </w:r>
    </w:p>
  </w:comment>
  <w:comment w:id="2" w:author="Justin Pomeranz" w:date="2023-06-17T12:32:00Z" w:initials="JP">
    <w:p w14:paraId="6673D624" w14:textId="77777777" w:rsidR="00D34BE5" w:rsidRDefault="00D34BE5" w:rsidP="006A24CD">
      <w:pPr>
        <w:pStyle w:val="CommentText"/>
      </w:pPr>
      <w:r>
        <w:rPr>
          <w:rStyle w:val="CommentReference"/>
        </w:rPr>
        <w:annotationRef/>
      </w:r>
      <w:r>
        <w:t>If we downplay the biomass aspect, could probably move this to after discussing the ISD stuff</w:t>
      </w:r>
    </w:p>
  </w:comment>
  <w:comment w:id="3" w:author="Justin Pomeranz" w:date="2023-06-17T12:33:00Z" w:initials="JP">
    <w:p w14:paraId="634CC2E4" w14:textId="77777777" w:rsidR="008C20F5" w:rsidRDefault="008C20F5" w:rsidP="00D51C7B">
      <w:pPr>
        <w:pStyle w:val="CommentText"/>
      </w:pPr>
      <w:r>
        <w:rPr>
          <w:rStyle w:val="CommentReference"/>
        </w:rPr>
        <w:annotationRef/>
      </w:r>
      <w:r>
        <w:t>Convergence?</w:t>
      </w:r>
    </w:p>
  </w:comment>
  <w:comment w:id="4" w:author="Justin Pomeranz" w:date="2023-06-17T12:35:00Z" w:initials="JP">
    <w:p w14:paraId="43F2E0B9" w14:textId="77777777" w:rsidR="002B607F" w:rsidRDefault="002B607F" w:rsidP="00B849A9">
      <w:pPr>
        <w:pStyle w:val="CommentText"/>
      </w:pPr>
      <w:r>
        <w:rPr>
          <w:rStyle w:val="CommentReference"/>
        </w:rPr>
        <w:annotationRef/>
      </w:r>
      <w:r>
        <w:t>Are the theories only based on one trophic level? If we focus on MTE, should have "one" allometric exponent/lambda across trophic levels too, right?</w:t>
      </w:r>
    </w:p>
  </w:comment>
  <w:comment w:id="5" w:author="Justin Pomeranz" w:date="2023-06-17T12:42:00Z" w:initials="JP">
    <w:p w14:paraId="68FA1E59" w14:textId="77777777" w:rsidR="00797113" w:rsidRDefault="00797113">
      <w:pPr>
        <w:pStyle w:val="CommentText"/>
      </w:pPr>
      <w:r>
        <w:rPr>
          <w:rStyle w:val="CommentReference"/>
        </w:rPr>
        <w:annotationRef/>
      </w:r>
      <w:r>
        <w:t>I really like this. I think somewhere in the discussion talking about the time frame of community development (i.e., NEON streams have been ~ the same since the ice age, so ~10^4 years) compared with timescales of mesocosm experiments is 10^0-1 years (</w:t>
      </w:r>
      <w:proofErr w:type="spellStart"/>
      <w:r>
        <w:t>Dossena</w:t>
      </w:r>
      <w:proofErr w:type="spellEnd"/>
      <w:r>
        <w:t>, etc.)</w:t>
      </w:r>
    </w:p>
    <w:p w14:paraId="5E6B31BE" w14:textId="77777777" w:rsidR="00797113" w:rsidRDefault="00797113">
      <w:pPr>
        <w:pStyle w:val="CommentText"/>
      </w:pPr>
    </w:p>
    <w:p w14:paraId="246CA9E8" w14:textId="77777777" w:rsidR="00797113" w:rsidRDefault="00797113" w:rsidP="0072358B">
      <w:pPr>
        <w:pStyle w:val="CommentText"/>
      </w:pPr>
      <w:r>
        <w:t xml:space="preserve">For experiments / mesocosms, also talking about the biogeographical / source community constraints. For example, O'Gorman study has a temperature gradient, but the source community is things that are already living in Iceland (cold-adapted species/populations). Our results are not necessarily contradicting theirs. i.e. if you switched Puerto Rico/Alaska populations you might observe the same thing, but across evolutionary timescales the community is able to adapt to changes in temperature, and/or populations are able to migrate and select appropriate temperature habitats as they develop. </w:t>
      </w:r>
    </w:p>
  </w:comment>
  <w:comment w:id="7" w:author="Justin Pomeranz" w:date="2023-06-17T12:44:00Z" w:initials="JP">
    <w:p w14:paraId="5BDBB685" w14:textId="77777777" w:rsidR="00742D19" w:rsidRDefault="00742D19">
      <w:pPr>
        <w:pStyle w:val="CommentText"/>
      </w:pPr>
      <w:r>
        <w:rPr>
          <w:rStyle w:val="CommentReference"/>
        </w:rPr>
        <w:annotationRef/>
      </w:r>
      <w:r>
        <w:t xml:space="preserve">Can we say this? Did we </w:t>
      </w:r>
      <w:proofErr w:type="gramStart"/>
      <w:r>
        <w:t>actually look</w:t>
      </w:r>
      <w:proofErr w:type="gramEnd"/>
      <w:r>
        <w:t xml:space="preserve"> at variance across years? I thought we lumped all the data together? </w:t>
      </w:r>
    </w:p>
    <w:p w14:paraId="72DF45B8" w14:textId="77777777" w:rsidR="00742D19" w:rsidRDefault="00742D19" w:rsidP="00C7133B">
      <w:pPr>
        <w:pStyle w:val="CommentText"/>
      </w:pPr>
      <w:r>
        <w:t>Or is the consistency across years already implied by figure 3?</w:t>
      </w:r>
    </w:p>
  </w:comment>
  <w:comment w:id="8" w:author="Justin Pomeranz" w:date="2023-06-17T12:45:00Z" w:initials="JP">
    <w:p w14:paraId="4EFD3E62" w14:textId="77777777" w:rsidR="00742D19" w:rsidRDefault="00742D19" w:rsidP="00535A4C">
      <w:pPr>
        <w:pStyle w:val="CommentText"/>
      </w:pPr>
      <w:r>
        <w:rPr>
          <w:rStyle w:val="CommentReference"/>
        </w:rPr>
        <w:annotationRef/>
      </w:r>
      <w:r>
        <w:t>I don't think Fig 4 is related to annual variation. Is this from an old version or am I missing something?</w:t>
      </w:r>
    </w:p>
  </w:comment>
  <w:comment w:id="9" w:author="Justin Pomeranz" w:date="2023-06-17T12:48:00Z" w:initials="JP">
    <w:p w14:paraId="7B6BEEDF" w14:textId="77777777" w:rsidR="00E84EB8" w:rsidRDefault="00E84EB8">
      <w:pPr>
        <w:pStyle w:val="CommentText"/>
      </w:pPr>
      <w:r>
        <w:rPr>
          <w:rStyle w:val="CommentReference"/>
        </w:rPr>
        <w:annotationRef/>
      </w:r>
      <w:r>
        <w:t xml:space="preserve">As discussed, I think we want to avoid talking about the theoretical predictions of -2 for this draft. </w:t>
      </w:r>
    </w:p>
    <w:p w14:paraId="76B7CB2F" w14:textId="77777777" w:rsidR="00E84EB8" w:rsidRDefault="00E84EB8">
      <w:pPr>
        <w:pStyle w:val="CommentText"/>
      </w:pPr>
      <w:r>
        <w:t xml:space="preserve">Robinson, Edwards, etc. report values of approximately ~-1.4 to -1.6 when using MLE.  </w:t>
      </w:r>
    </w:p>
    <w:p w14:paraId="25C5C21A" w14:textId="77777777" w:rsidR="00E84EB8" w:rsidRDefault="00E84EB8" w:rsidP="00B95640">
      <w:pPr>
        <w:pStyle w:val="CommentText"/>
      </w:pPr>
      <w:r>
        <w:t xml:space="preserve">We should </w:t>
      </w:r>
      <w:proofErr w:type="gramStart"/>
      <w:r>
        <w:t>definitely come</w:t>
      </w:r>
      <w:proofErr w:type="gramEnd"/>
      <w:r>
        <w:t xml:space="preserve"> back to it in a future paper though. Maybe after we talk Perkins and others to give us their data sets for a large meta/re-analysis!</w:t>
      </w:r>
    </w:p>
  </w:comment>
  <w:comment w:id="10" w:author="Justin Pomeranz" w:date="2023-06-17T12:49:00Z" w:initials="JP">
    <w:p w14:paraId="497B10C8" w14:textId="77777777" w:rsidR="00C31142" w:rsidRDefault="00C31142" w:rsidP="0083791D">
      <w:pPr>
        <w:pStyle w:val="CommentText"/>
      </w:pPr>
      <w:r>
        <w:rPr>
          <w:rStyle w:val="CommentReference"/>
        </w:rPr>
        <w:annotationRef/>
      </w:r>
      <w:r>
        <w:t>Once again love this but think we should save it for another time</w:t>
      </w:r>
    </w:p>
  </w:comment>
  <w:comment w:id="11" w:author="Justin Pomeranz" w:date="2023-06-17T12:48:00Z" w:initials="JP">
    <w:p w14:paraId="0281C361" w14:textId="4D4CA42E" w:rsidR="00C31142" w:rsidRDefault="00C31142" w:rsidP="000D21EF">
      <w:pPr>
        <w:pStyle w:val="CommentText"/>
      </w:pPr>
      <w:r>
        <w:rPr>
          <w:rStyle w:val="CommentReference"/>
        </w:rPr>
        <w:annotationRef/>
      </w:r>
      <w:proofErr w:type="gramStart"/>
      <w:r>
        <w:t>Also</w:t>
      </w:r>
      <w:proofErr w:type="gramEnd"/>
      <w:r>
        <w:t xml:space="preserve"> really love this idea but I think we should take it out of this draft. </w:t>
      </w:r>
    </w:p>
  </w:comment>
  <w:comment w:id="84" w:author="Wesner, Jeff S" w:date="2023-06-27T21:26:00Z" w:initials="WJS">
    <w:p w14:paraId="1E51BBBE" w14:textId="23C30473" w:rsidR="00431D53" w:rsidRDefault="00431D53">
      <w:pPr>
        <w:pStyle w:val="CommentText"/>
      </w:pPr>
      <w:r>
        <w:rPr>
          <w:rStyle w:val="CommentReference"/>
        </w:rPr>
        <w:annotationRef/>
      </w:r>
      <w:r>
        <w:rPr>
          <w:rFonts w:ascii="Arial" w:hAnsi="Arial" w:cs="Arial"/>
          <w:color w:val="222222"/>
          <w:shd w:val="clear" w:color="auto" w:fill="FFFFFF"/>
        </w:rPr>
        <w:t xml:space="preserve">Hocking, M. D., </w:t>
      </w:r>
      <w:proofErr w:type="spellStart"/>
      <w:r>
        <w:rPr>
          <w:rFonts w:ascii="Arial" w:hAnsi="Arial" w:cs="Arial"/>
          <w:color w:val="222222"/>
          <w:shd w:val="clear" w:color="auto" w:fill="FFFFFF"/>
        </w:rPr>
        <w:t>Dulvy</w:t>
      </w:r>
      <w:proofErr w:type="spellEnd"/>
      <w:r>
        <w:rPr>
          <w:rFonts w:ascii="Arial" w:hAnsi="Arial" w:cs="Arial"/>
          <w:color w:val="222222"/>
          <w:shd w:val="clear" w:color="auto" w:fill="FFFFFF"/>
        </w:rPr>
        <w:t xml:space="preserve">, N. K., Reynolds, J. D., Ring, R. A., &amp; </w:t>
      </w:r>
      <w:proofErr w:type="spellStart"/>
      <w:r>
        <w:rPr>
          <w:rFonts w:ascii="Arial" w:hAnsi="Arial" w:cs="Arial"/>
          <w:color w:val="222222"/>
          <w:shd w:val="clear" w:color="auto" w:fill="FFFFFF"/>
        </w:rPr>
        <w:t>Reimchen</w:t>
      </w:r>
      <w:proofErr w:type="spellEnd"/>
      <w:r>
        <w:rPr>
          <w:rFonts w:ascii="Arial" w:hAnsi="Arial" w:cs="Arial"/>
          <w:color w:val="222222"/>
          <w:shd w:val="clear" w:color="auto" w:fill="FFFFFF"/>
        </w:rPr>
        <w:t>, T. E. (2013). Salmon subsidize an escape from a size spectrum. </w:t>
      </w:r>
      <w:r>
        <w:rPr>
          <w:rFonts w:ascii="Arial" w:hAnsi="Arial" w:cs="Arial"/>
          <w:i/>
          <w:iCs/>
          <w:color w:val="222222"/>
          <w:shd w:val="clear" w:color="auto" w:fill="FFFFFF"/>
        </w:rPr>
        <w:t>Proceedings of the Royal Society B: Biological Sciences</w:t>
      </w:r>
      <w:r>
        <w:rPr>
          <w:rFonts w:ascii="Arial" w:hAnsi="Arial" w:cs="Arial"/>
          <w:color w:val="222222"/>
          <w:shd w:val="clear" w:color="auto" w:fill="FFFFFF"/>
        </w:rPr>
        <w:t>, </w:t>
      </w:r>
      <w:r>
        <w:rPr>
          <w:rFonts w:ascii="Arial" w:hAnsi="Arial" w:cs="Arial"/>
          <w:i/>
          <w:iCs/>
          <w:color w:val="222222"/>
          <w:shd w:val="clear" w:color="auto" w:fill="FFFFFF"/>
        </w:rPr>
        <w:t>280</w:t>
      </w:r>
      <w:r>
        <w:rPr>
          <w:rFonts w:ascii="Arial" w:hAnsi="Arial" w:cs="Arial"/>
          <w:color w:val="222222"/>
          <w:shd w:val="clear" w:color="auto" w:fill="FFFFFF"/>
        </w:rPr>
        <w:t>(1753), 20122433.</w:t>
      </w:r>
    </w:p>
  </w:comment>
  <w:comment w:id="110" w:author="Justin Pomeranz" w:date="2023-06-17T12:50:00Z" w:initials="JP">
    <w:p w14:paraId="0C34C758" w14:textId="77777777" w:rsidR="006F3C05" w:rsidRDefault="006F3C05" w:rsidP="00796A5A">
      <w:pPr>
        <w:pStyle w:val="CommentText"/>
      </w:pPr>
      <w:r>
        <w:rPr>
          <w:rStyle w:val="CommentReference"/>
        </w:rPr>
        <w:annotationRef/>
      </w:r>
      <w:r>
        <w:t xml:space="preserve">See my comments above. I think we should develop this further before submission. </w:t>
      </w:r>
      <w:proofErr w:type="gramStart"/>
      <w:r>
        <w:t>Also</w:t>
      </w:r>
      <w:proofErr w:type="gramEnd"/>
      <w:r>
        <w:t xml:space="preserve"> probably tie it back to support for use of ISD in monitoring. </w:t>
      </w:r>
    </w:p>
  </w:comment>
  <w:comment w:id="113" w:author="Justin Pomeranz" w:date="2023-06-17T12:52:00Z" w:initials="JP">
    <w:p w14:paraId="1E4D9DE3" w14:textId="77777777" w:rsidR="002E2551" w:rsidRDefault="002E2551">
      <w:pPr>
        <w:pStyle w:val="CommentText"/>
      </w:pPr>
      <w:r>
        <w:rPr>
          <w:rStyle w:val="CommentReference"/>
        </w:rPr>
        <w:annotationRef/>
      </w:r>
      <w:r>
        <w:t xml:space="preserve">This is a really important point. Perhaps we include it in this draft but I'm not sure what I think is the best option right now. </w:t>
      </w:r>
    </w:p>
    <w:p w14:paraId="22AECEA8" w14:textId="77777777" w:rsidR="002E2551" w:rsidRDefault="002E2551">
      <w:pPr>
        <w:pStyle w:val="CommentText"/>
      </w:pPr>
      <w:r>
        <w:t xml:space="preserve">I think we talked about a separate paper comparing the results of fish, macros, and full community. </w:t>
      </w:r>
    </w:p>
    <w:p w14:paraId="131CE7FB" w14:textId="77777777" w:rsidR="002E2551" w:rsidRDefault="002E2551" w:rsidP="00422992">
      <w:pPr>
        <w:pStyle w:val="CommentText"/>
      </w:pPr>
      <w:r>
        <w:t>So many future papers to write!!!</w:t>
      </w:r>
    </w:p>
  </w:comment>
  <w:comment w:id="125" w:author="Wesner, Jeff S" w:date="2023-06-23T22:35:00Z" w:initials="WJS">
    <w:p w14:paraId="26102C13" w14:textId="1C21B86A" w:rsidR="00AD71C0" w:rsidRDefault="00AD71C0">
      <w:pPr>
        <w:pStyle w:val="CommentText"/>
      </w:pPr>
      <w:r>
        <w:rPr>
          <w:rStyle w:val="CommentReference"/>
        </w:rPr>
        <w:annotationRef/>
      </w:r>
      <w:r>
        <w:t>Jeff – change this. It needs to set up the variable scaling, not the variable</w:t>
      </w:r>
      <w:r w:rsidR="006C7583">
        <w:t xml:space="preserve"> raw metabolism (which is higher throughout in warmer streams)</w:t>
      </w:r>
    </w:p>
  </w:comment>
  <w:comment w:id="149" w:author="Justin Pomeranz" w:date="2023-06-17T12:56:00Z" w:initials="JP">
    <w:p w14:paraId="452D2385" w14:textId="77777777" w:rsidR="00252C05" w:rsidRDefault="00252C05">
      <w:pPr>
        <w:pStyle w:val="CommentText"/>
      </w:pPr>
      <w:r>
        <w:rPr>
          <w:rStyle w:val="CommentReference"/>
        </w:rPr>
        <w:annotationRef/>
      </w:r>
      <w:r>
        <w:t xml:space="preserve">Maybe move/combine this with discussion of lambda above? </w:t>
      </w:r>
    </w:p>
    <w:p w14:paraId="7CAE0F6B" w14:textId="77777777" w:rsidR="00252C05" w:rsidRDefault="00252C05" w:rsidP="0013551F">
      <w:pPr>
        <w:pStyle w:val="CommentText"/>
      </w:pPr>
      <w:r>
        <w:t>I Recommend downplaying the biomass and integrating it into the lambda discussion above as opposed to fully separating them into 2 sections</w:t>
      </w:r>
    </w:p>
  </w:comment>
  <w:comment w:id="150" w:author="Justin Pomeranz" w:date="2023-06-17T12:58:00Z" w:initials="JP">
    <w:p w14:paraId="1DEA6723" w14:textId="77777777" w:rsidR="0030157B" w:rsidRDefault="0030157B">
      <w:pPr>
        <w:pStyle w:val="CommentText"/>
      </w:pPr>
      <w:r>
        <w:rPr>
          <w:rStyle w:val="CommentReference"/>
        </w:rPr>
        <w:annotationRef/>
      </w:r>
      <w:r>
        <w:t xml:space="preserve">This is </w:t>
      </w:r>
      <w:proofErr w:type="gramStart"/>
      <w:r>
        <w:t>cool</w:t>
      </w:r>
      <w:proofErr w:type="gramEnd"/>
      <w:r>
        <w:t xml:space="preserve"> and the predictive aspect is interesting, but not sure if it really fits in with the current draft/analysis? </w:t>
      </w:r>
    </w:p>
    <w:p w14:paraId="6BEC2D52" w14:textId="77777777" w:rsidR="0030157B" w:rsidRDefault="0030157B" w:rsidP="00765DA9">
      <w:pPr>
        <w:pStyle w:val="CommentText"/>
      </w:pPr>
      <w:r>
        <w:t xml:space="preserve">I'm not saying it </w:t>
      </w:r>
      <w:r>
        <w:rPr>
          <w:i/>
          <w:iCs/>
        </w:rPr>
        <w:t>shouldn't</w:t>
      </w:r>
      <w:r>
        <w:t xml:space="preserve"> be included, but if we decide to include it I think it needs to be integrated in a more holistic and organic way. Right </w:t>
      </w:r>
      <w:proofErr w:type="gramStart"/>
      <w:r>
        <w:t>now</w:t>
      </w:r>
      <w:proofErr w:type="gramEnd"/>
      <w:r>
        <w:t xml:space="preserve"> it kind of feels tacked on at the end. </w:t>
      </w:r>
    </w:p>
  </w:comment>
  <w:comment w:id="151" w:author="Justin Pomeranz" w:date="2023-06-17T13:05:00Z" w:initials="JP">
    <w:p w14:paraId="1AED5495" w14:textId="77777777" w:rsidR="000D0651" w:rsidRDefault="000D0651" w:rsidP="00776961">
      <w:pPr>
        <w:pStyle w:val="CommentText"/>
      </w:pPr>
      <w:r>
        <w:rPr>
          <w:rStyle w:val="CommentReference"/>
        </w:rPr>
        <w:annotationRef/>
      </w:r>
      <w:proofErr w:type="gramStart"/>
      <w:r>
        <w:t>Actually</w:t>
      </w:r>
      <w:proofErr w:type="gramEnd"/>
      <w:r>
        <w:t xml:space="preserve"> looking at the figure I think I get it now. I still think it needs to be integrated into the MS better</w:t>
      </w:r>
    </w:p>
  </w:comment>
  <w:comment w:id="152" w:author="Justin Pomeranz" w:date="2023-06-17T13:00:00Z" w:initials="JP">
    <w:p w14:paraId="29EF3162" w14:textId="4659ABBE" w:rsidR="00BB6A0E" w:rsidRDefault="00BB6A0E" w:rsidP="009A522E">
      <w:pPr>
        <w:pStyle w:val="CommentText"/>
      </w:pPr>
      <w:r>
        <w:rPr>
          <w:rStyle w:val="CommentReference"/>
        </w:rPr>
        <w:annotationRef/>
      </w:r>
      <w:r>
        <w:t xml:space="preserve">This is just my opinion, but I think that this is the major point of the paper. Most of my comments above have basically been with this in mind; reframing and reorganizing the paper with this focus. </w:t>
      </w:r>
    </w:p>
  </w:comment>
  <w:comment w:id="153" w:author="Wesner, Jeff S" w:date="2023-05-18T20:13:00Z" w:initials="WJS">
    <w:p w14:paraId="33691C69" w14:textId="4A6987BE" w:rsidR="00AC2111" w:rsidRDefault="00AC2111">
      <w:pPr>
        <w:pStyle w:val="CommentText"/>
      </w:pPr>
      <w:r>
        <w:rPr>
          <w:rStyle w:val="CommentReference"/>
        </w:rPr>
        <w:annotationRef/>
      </w:r>
      <w:r w:rsidR="00AA391E">
        <w:t>Love this figure, but the predictions for ISD and biomass should be on the same row some</w:t>
      </w:r>
      <w:r w:rsidR="00955F9D">
        <w:t>how.</w:t>
      </w:r>
    </w:p>
  </w:comment>
  <w:comment w:id="154" w:author="Gjoni, Vojsava" w:date="2023-06-07T19:07:00Z" w:initials="GV">
    <w:p w14:paraId="1412D091" w14:textId="77777777" w:rsidR="0076337F" w:rsidRDefault="0076337F" w:rsidP="00A52546">
      <w:r>
        <w:rPr>
          <w:rStyle w:val="CommentReference"/>
        </w:rPr>
        <w:annotationRef/>
      </w:r>
      <w:r>
        <w:rPr>
          <w:color w:val="000000"/>
          <w:sz w:val="20"/>
          <w:szCs w:val="20"/>
        </w:rPr>
        <w:t xml:space="preserve">I still </w:t>
      </w:r>
      <w:proofErr w:type="gramStart"/>
      <w:r>
        <w:rPr>
          <w:color w:val="000000"/>
          <w:sz w:val="20"/>
          <w:szCs w:val="20"/>
        </w:rPr>
        <w:t>have to</w:t>
      </w:r>
      <w:proofErr w:type="gramEnd"/>
      <w:r>
        <w:rPr>
          <w:color w:val="000000"/>
          <w:sz w:val="20"/>
          <w:szCs w:val="20"/>
        </w:rPr>
        <w:t xml:space="preserve"> work on it!</w:t>
      </w:r>
    </w:p>
  </w:comment>
  <w:comment w:id="155" w:author="Gjoni, Vojsava" w:date="2023-06-06T19:31:00Z" w:initials="GV">
    <w:p w14:paraId="1778A088" w14:textId="6349C7F4" w:rsidR="0076337F" w:rsidRDefault="0076337F" w:rsidP="00C46D2B">
      <w:r>
        <w:rPr>
          <w:rStyle w:val="CommentReference"/>
        </w:rPr>
        <w:annotationRef/>
      </w:r>
      <w:r>
        <w:rPr>
          <w:color w:val="000000"/>
          <w:sz w:val="20"/>
          <w:szCs w:val="20"/>
        </w:rPr>
        <w:t>change the map</w:t>
      </w:r>
    </w:p>
  </w:comment>
  <w:comment w:id="156" w:author="Gjoni, Vojsava [2]" w:date="2023-05-31T19:32:00Z" w:initials="VG">
    <w:p w14:paraId="06F5A7DC" w14:textId="321892CD" w:rsidR="0076337F" w:rsidRDefault="0076337F" w:rsidP="003A2890">
      <w:r>
        <w:rPr>
          <w:rStyle w:val="CommentReference"/>
        </w:rPr>
        <w:annotationRef/>
      </w:r>
      <w:r>
        <w:rPr>
          <w:color w:val="000000"/>
          <w:sz w:val="20"/>
          <w:szCs w:val="20"/>
        </w:rPr>
        <w:t>new map!</w:t>
      </w:r>
    </w:p>
  </w:comment>
  <w:comment w:id="157" w:author="Gjoni, Vojsava [2]" w:date="2023-05-31T19:33:00Z" w:initials="VG">
    <w:p w14:paraId="3647F02B" w14:textId="77777777" w:rsidR="0076337F" w:rsidRDefault="0076337F" w:rsidP="000310A5">
      <w:r>
        <w:rPr>
          <w:rStyle w:val="CommentReference"/>
        </w:rPr>
        <w:annotationRef/>
      </w:r>
      <w:r>
        <w:rPr>
          <w:color w:val="000000"/>
          <w:sz w:val="20"/>
          <w:szCs w:val="20"/>
        </w:rPr>
        <w:t xml:space="preserve">Values of </w:t>
      </w:r>
      <w:proofErr w:type="spellStart"/>
      <w:r>
        <w:rPr>
          <w:color w:val="000000"/>
          <w:sz w:val="20"/>
          <w:szCs w:val="20"/>
        </w:rPr>
        <w:t>gpp</w:t>
      </w:r>
      <w:proofErr w:type="spellEnd"/>
      <w:r>
        <w:rPr>
          <w:color w:val="000000"/>
          <w:sz w:val="20"/>
          <w:szCs w:val="20"/>
        </w:rPr>
        <w:t xml:space="preserve"> and om</w:t>
      </w:r>
    </w:p>
  </w:comment>
  <w:comment w:id="158" w:author="Justin Pomeranz" w:date="2023-06-17T13:02:00Z" w:initials="JP">
    <w:p w14:paraId="79B7E6EC" w14:textId="77777777" w:rsidR="00035699" w:rsidRDefault="00035699" w:rsidP="00696A61">
      <w:pPr>
        <w:pStyle w:val="CommentText"/>
      </w:pPr>
      <w:r>
        <w:rPr>
          <w:rStyle w:val="CommentReference"/>
        </w:rPr>
        <w:annotationRef/>
      </w:r>
      <w:r>
        <w:t xml:space="preserve">Not sure how I feel about this one. I understand why it's included, but not sure if it's the best way to show the variation of environmental conditions across the sites. </w:t>
      </w:r>
    </w:p>
  </w:comment>
  <w:comment w:id="191" w:author="Justin Pomeranz" w:date="2023-06-17T13:07:00Z" w:initials="JP">
    <w:p w14:paraId="3E74B57F" w14:textId="77777777" w:rsidR="00B21059" w:rsidRDefault="00B21059" w:rsidP="00BB6873">
      <w:pPr>
        <w:pStyle w:val="CommentText"/>
      </w:pPr>
      <w:r>
        <w:rPr>
          <w:rStyle w:val="CommentReference"/>
        </w:rPr>
        <w:annotationRef/>
      </w:r>
      <w:r>
        <w:t xml:space="preserve">I think </w:t>
      </w:r>
      <w:proofErr w:type="spellStart"/>
      <w:r>
        <w:t>abopve</w:t>
      </w:r>
      <w:proofErr w:type="spellEnd"/>
      <w:r>
        <w:t xml:space="preserve"> it was 124. Just make sure they match/are correct</w:t>
      </w:r>
    </w:p>
  </w:comment>
  <w:comment w:id="192" w:author="Wesner, Jeff S" w:date="2023-04-11T11:33:00Z" w:initials="WJS">
    <w:p w14:paraId="0584A9CD" w14:textId="4DB919CB" w:rsidR="00173F4C" w:rsidRDefault="00173F4C">
      <w:pPr>
        <w:pStyle w:val="CommentText"/>
      </w:pPr>
      <w:r>
        <w:rPr>
          <w:rStyle w:val="CommentReference"/>
        </w:rPr>
        <w:annotationRef/>
      </w:r>
      <w:r>
        <w:rPr>
          <w:rFonts w:ascii="Helvetica" w:hAnsi="Helvetica"/>
          <w:sz w:val="19"/>
          <w:szCs w:val="19"/>
          <w:shd w:val="clear" w:color="auto" w:fill="FFFFFF"/>
        </w:rPr>
        <w:t>NEON (National Ecological Observatory Network). Macroinvertebrate collection (DP1.20120.001), RELEASE-2023. https://doi.org/10.48443/zj4y-4073. Dataset accessed from https://data.neonscience.org on April 11, 2023</w:t>
      </w:r>
    </w:p>
  </w:comment>
  <w:comment w:id="193" w:author="Justin Pomeranz" w:date="2023-06-17T13:08:00Z" w:initials="JP">
    <w:p w14:paraId="50772057" w14:textId="77777777" w:rsidR="00F10C5D" w:rsidRDefault="00F10C5D" w:rsidP="00151B02">
      <w:pPr>
        <w:pStyle w:val="CommentText"/>
      </w:pPr>
      <w:r>
        <w:rPr>
          <w:rStyle w:val="CommentReference"/>
        </w:rPr>
        <w:annotationRef/>
      </w:r>
      <w:r>
        <w:t>Add Perkins et al. 2018 Ecology Letters</w:t>
      </w:r>
    </w:p>
  </w:comment>
  <w:comment w:id="194" w:author="Wesner, Jeff S" w:date="2022-10-23T13:09:00Z" w:initials="WJS">
    <w:p w14:paraId="43611DAD" w14:textId="08A4D1DE" w:rsidR="008B6569" w:rsidRDefault="008B6569" w:rsidP="008B6569">
      <w:pPr>
        <w:pStyle w:val="CommentText"/>
      </w:pPr>
      <w:r>
        <w:rPr>
          <w:rStyle w:val="CommentReference"/>
        </w:rPr>
        <w:annotationRef/>
      </w:r>
      <w:r>
        <w:t>Confirmed this approach in email with Justin. Fish will be culled as described here (this is already embedded in the code)</w:t>
      </w:r>
    </w:p>
  </w:comment>
  <w:comment w:id="195" w:author="Wesner, Jeff S" w:date="2022-08-15T16:54:00Z" w:initials="WJS">
    <w:p w14:paraId="3F7A9FCD" w14:textId="77777777" w:rsidR="004C562C" w:rsidRDefault="004C562C" w:rsidP="004C562C">
      <w:pPr>
        <w:autoSpaceDE w:val="0"/>
        <w:autoSpaceDN w:val="0"/>
        <w:adjustRightInd w:val="0"/>
        <w:rPr>
          <w:rFonts w:ascii="Calibri" w:hAnsi="Calibri" w:cs="Calibri"/>
          <w:sz w:val="18"/>
          <w:szCs w:val="18"/>
        </w:rPr>
      </w:pPr>
      <w:r>
        <w:rPr>
          <w:rStyle w:val="CommentReference"/>
        </w:rPr>
        <w:annotationRef/>
      </w:r>
      <w:r>
        <w:rPr>
          <w:rFonts w:ascii="Calibri-Italic" w:hAnsi="Calibri-Italic" w:cs="Calibri-Italic"/>
          <w:i/>
          <w:iCs/>
          <w:sz w:val="18"/>
          <w:szCs w:val="18"/>
        </w:rPr>
        <w:t xml:space="preserve">Title: </w:t>
      </w:r>
      <w:r>
        <w:rPr>
          <w:rFonts w:ascii="Calibri" w:hAnsi="Calibri" w:cs="Calibri"/>
          <w:sz w:val="18"/>
          <w:szCs w:val="18"/>
        </w:rPr>
        <w:t xml:space="preserve">NEON User Guide to Fish electrofishing, gill netting, and </w:t>
      </w:r>
      <w:proofErr w:type="spellStart"/>
      <w:r>
        <w:rPr>
          <w:rFonts w:ascii="Calibri" w:hAnsi="Calibri" w:cs="Calibri"/>
          <w:sz w:val="18"/>
          <w:szCs w:val="18"/>
        </w:rPr>
        <w:t>fyke</w:t>
      </w:r>
      <w:proofErr w:type="spellEnd"/>
      <w:r>
        <w:rPr>
          <w:rFonts w:ascii="Calibri" w:hAnsi="Calibri" w:cs="Calibri"/>
          <w:sz w:val="18"/>
          <w:szCs w:val="18"/>
        </w:rPr>
        <w:t xml:space="preserve"> netting counts</w:t>
      </w:r>
    </w:p>
    <w:p w14:paraId="5E5158C2" w14:textId="77777777" w:rsidR="004C562C" w:rsidRDefault="004C562C" w:rsidP="004C562C">
      <w:pPr>
        <w:autoSpaceDE w:val="0"/>
        <w:autoSpaceDN w:val="0"/>
        <w:adjustRightInd w:val="0"/>
        <w:rPr>
          <w:rFonts w:ascii="Calibri" w:hAnsi="Calibri" w:cs="Calibri"/>
          <w:sz w:val="18"/>
          <w:szCs w:val="18"/>
        </w:rPr>
      </w:pPr>
      <w:r>
        <w:rPr>
          <w:rFonts w:ascii="Calibri" w:hAnsi="Calibri" w:cs="Calibri"/>
          <w:sz w:val="18"/>
          <w:szCs w:val="18"/>
        </w:rPr>
        <w:t>(</w:t>
      </w:r>
      <w:bookmarkStart w:id="196" w:name="_Hlk132372411"/>
      <w:r>
        <w:rPr>
          <w:rFonts w:ascii="Calibri" w:hAnsi="Calibri" w:cs="Calibri"/>
          <w:sz w:val="18"/>
          <w:szCs w:val="18"/>
        </w:rPr>
        <w:t>DP1.20107.001</w:t>
      </w:r>
      <w:bookmarkEnd w:id="196"/>
      <w:r>
        <w:rPr>
          <w:rFonts w:ascii="Calibri" w:hAnsi="Calibri" w:cs="Calibri"/>
          <w:sz w:val="18"/>
          <w:szCs w:val="18"/>
        </w:rPr>
        <w:t>)</w:t>
      </w:r>
    </w:p>
    <w:p w14:paraId="71C6E9C8" w14:textId="77777777" w:rsidR="004C562C" w:rsidRDefault="004C562C" w:rsidP="004C562C">
      <w:pPr>
        <w:autoSpaceDE w:val="0"/>
        <w:autoSpaceDN w:val="0"/>
        <w:adjustRightInd w:val="0"/>
        <w:rPr>
          <w:rFonts w:ascii="Calibri" w:hAnsi="Calibri" w:cs="Calibri"/>
          <w:sz w:val="18"/>
          <w:szCs w:val="18"/>
        </w:rPr>
      </w:pPr>
      <w:r>
        <w:rPr>
          <w:rFonts w:ascii="Calibri-Italic" w:hAnsi="Calibri-Italic" w:cs="Calibri-Italic"/>
          <w:i/>
          <w:iCs/>
          <w:sz w:val="18"/>
          <w:szCs w:val="18"/>
        </w:rPr>
        <w:t xml:space="preserve">Date: </w:t>
      </w:r>
      <w:r>
        <w:rPr>
          <w:rFonts w:ascii="Calibri" w:hAnsi="Calibri" w:cs="Calibri"/>
          <w:sz w:val="18"/>
          <w:szCs w:val="18"/>
        </w:rPr>
        <w:t>12/23/2020</w:t>
      </w:r>
    </w:p>
    <w:p w14:paraId="77039FA7" w14:textId="77777777" w:rsidR="004C562C" w:rsidRDefault="004C562C" w:rsidP="004C562C">
      <w:pPr>
        <w:pStyle w:val="CommentText"/>
      </w:pPr>
      <w:r>
        <w:rPr>
          <w:rFonts w:ascii="Calibri-Italic" w:hAnsi="Calibri-Italic" w:cs="Calibri-Italic"/>
          <w:i/>
          <w:iCs/>
          <w:sz w:val="18"/>
          <w:szCs w:val="18"/>
        </w:rPr>
        <w:t xml:space="preserve">Author: </w:t>
      </w:r>
      <w:r>
        <w:rPr>
          <w:rFonts w:ascii="Calibri" w:hAnsi="Calibri" w:cs="Calibri"/>
          <w:sz w:val="18"/>
          <w:szCs w:val="18"/>
        </w:rPr>
        <w:t>Dylan Monahan</w:t>
      </w:r>
    </w:p>
  </w:comment>
  <w:comment w:id="197" w:author="Justin Pomeranz" w:date="2023-06-17T13:10:00Z" w:initials="JP">
    <w:p w14:paraId="180DAE96" w14:textId="77777777" w:rsidR="002558AE" w:rsidRDefault="002558AE" w:rsidP="003C692E">
      <w:pPr>
        <w:pStyle w:val="CommentText"/>
      </w:pPr>
      <w:r>
        <w:rPr>
          <w:rStyle w:val="CommentReference"/>
        </w:rPr>
        <w:annotationRef/>
      </w:r>
      <w:r>
        <w:t>24 above? I think one site had no fish or something? Just double check that number of sites/samples is correct and consistent</w:t>
      </w:r>
    </w:p>
  </w:comment>
  <w:comment w:id="198" w:author="Wesner, Jeff S" w:date="2023-04-11T12:55:00Z" w:initials="WJS">
    <w:p w14:paraId="09D7D0CF" w14:textId="7086A758" w:rsidR="00015F13" w:rsidRPr="00015F13" w:rsidRDefault="00015F13" w:rsidP="00015F13">
      <w:pPr>
        <w:pStyle w:val="muitypography-root"/>
        <w:shd w:val="clear" w:color="auto" w:fill="FFFFFF"/>
        <w:spacing w:before="180" w:beforeAutospacing="0" w:after="0" w:afterAutospacing="0"/>
        <w:rPr>
          <w:rFonts w:ascii="Courier New" w:hAnsi="Courier New" w:cs="Courier New"/>
          <w:sz w:val="19"/>
          <w:szCs w:val="19"/>
        </w:rPr>
      </w:pPr>
      <w:r>
        <w:rPr>
          <w:rStyle w:val="CommentReference"/>
        </w:rPr>
        <w:annotationRef/>
      </w:r>
      <w:r w:rsidRPr="00015F13">
        <w:rPr>
          <w:rFonts w:ascii="Courier New" w:hAnsi="Courier New" w:cs="Courier New"/>
          <w:sz w:val="19"/>
          <w:szCs w:val="19"/>
        </w:rPr>
        <w:t>NEON (National Ecological Observatory Network). Temperature (PRT) in surface water (DP1.20053.001), RELEASE-2023. https://doi.org/10.48443/33zj-cq24. Dataset accessed from https://data.neonscience.org on April 11, 2023</w:t>
      </w:r>
    </w:p>
    <w:p w14:paraId="0AE4F324" w14:textId="0C505F68" w:rsidR="00015F13" w:rsidRDefault="00015F13">
      <w:pPr>
        <w:pStyle w:val="CommentText"/>
      </w:pPr>
    </w:p>
  </w:comment>
  <w:comment w:id="199" w:author="Wesner, Jeff S" w:date="2023-04-11T13:05:00Z" w:initials="WJS">
    <w:p w14:paraId="6CFE5672" w14:textId="37221AEF" w:rsidR="00F0379D" w:rsidRDefault="00F0379D">
      <w:pPr>
        <w:pStyle w:val="CommentText"/>
      </w:pPr>
      <w:r>
        <w:rPr>
          <w:rStyle w:val="CommentReference"/>
        </w:rPr>
        <w:annotationRef/>
      </w:r>
      <w:r w:rsidR="003275B5">
        <w:rPr>
          <w:noProof/>
        </w:rPr>
        <w:t>Add a table withenvionmenal readings?</w:t>
      </w:r>
    </w:p>
  </w:comment>
  <w:comment w:id="200" w:author="Wesner, Jeff S" w:date="2023-04-11T13:07:00Z" w:initials="WJS">
    <w:p w14:paraId="2719A0B2" w14:textId="5E503C37" w:rsidR="0069089B" w:rsidRDefault="0069089B">
      <w:pPr>
        <w:pStyle w:val="CommentText"/>
      </w:pPr>
      <w:r>
        <w:rPr>
          <w:rStyle w:val="CommentReference"/>
        </w:rPr>
        <w:annotationRef/>
      </w:r>
      <w:r w:rsidR="003275B5">
        <w:rPr>
          <w:noProof/>
        </w:rPr>
        <w:t>JUNKER</w:t>
      </w:r>
    </w:p>
  </w:comment>
  <w:comment w:id="201" w:author="Wesner, Jeff S" w:date="2023-04-11T13:24:00Z" w:initials="WJS">
    <w:p w14:paraId="3C2F55CB" w14:textId="77777777" w:rsidR="009F505C" w:rsidRDefault="009F505C">
      <w:pPr>
        <w:pStyle w:val="CommentText"/>
        <w:rPr>
          <w:noProof/>
        </w:rPr>
      </w:pPr>
      <w:r>
        <w:rPr>
          <w:rStyle w:val="CommentReference"/>
        </w:rPr>
        <w:annotationRef/>
      </w:r>
      <w:r w:rsidR="003275B5">
        <w:rPr>
          <w:noProof/>
        </w:rPr>
        <w:t>JUNKER</w:t>
      </w:r>
    </w:p>
    <w:p w14:paraId="533004CD" w14:textId="113BBF87" w:rsidR="009F505C" w:rsidRDefault="009F505C">
      <w:pPr>
        <w:pStyle w:val="CommentText"/>
      </w:pPr>
    </w:p>
  </w:comment>
  <w:comment w:id="202" w:author="Wesner, Jeff S" w:date="2023-04-11T13:44:00Z" w:initials="WJS">
    <w:p w14:paraId="3AE77072" w14:textId="26E3576A" w:rsidR="001D6B30" w:rsidRDefault="001D6B30">
      <w:pPr>
        <w:pStyle w:val="CommentText"/>
      </w:pPr>
      <w:r>
        <w:rPr>
          <w:rStyle w:val="CommentReference"/>
        </w:rPr>
        <w:annotationRef/>
      </w:r>
      <w:r>
        <w:rPr>
          <w:rFonts w:ascii="Arial" w:hAnsi="Arial" w:cs="Arial"/>
          <w:color w:val="222222"/>
          <w:shd w:val="clear" w:color="auto" w:fill="FFFFFF"/>
        </w:rPr>
        <w:t>Wesner, J. S., Pomeranz, J. P., Junker, J. R., Gjoni, V., &amp; Lio, Y. (2023). Bayesian hierarchical modeling of size spectra. </w:t>
      </w:r>
      <w:proofErr w:type="spellStart"/>
      <w:r>
        <w:rPr>
          <w:rFonts w:ascii="Arial" w:hAnsi="Arial" w:cs="Arial"/>
          <w:i/>
          <w:iCs/>
          <w:color w:val="222222"/>
          <w:shd w:val="clear" w:color="auto" w:fill="FFFFFF"/>
        </w:rPr>
        <w:t>bioRxiv</w:t>
      </w:r>
      <w:proofErr w:type="spellEnd"/>
      <w:r>
        <w:rPr>
          <w:rFonts w:ascii="Arial" w:hAnsi="Arial" w:cs="Arial"/>
          <w:color w:val="222222"/>
          <w:shd w:val="clear" w:color="auto" w:fill="FFFFFF"/>
        </w:rPr>
        <w:t>, 2023-02.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185A6A4" w15:done="0"/>
  <w15:commentEx w15:paraId="12C8BF1E" w15:paraIdParent="5185A6A4" w15:done="0"/>
  <w15:commentEx w15:paraId="6673D624" w15:done="0"/>
  <w15:commentEx w15:paraId="634CC2E4" w15:done="0"/>
  <w15:commentEx w15:paraId="43F2E0B9" w15:done="0"/>
  <w15:commentEx w15:paraId="246CA9E8" w15:done="0"/>
  <w15:commentEx w15:paraId="72DF45B8" w15:done="0"/>
  <w15:commentEx w15:paraId="4EFD3E62" w15:done="0"/>
  <w15:commentEx w15:paraId="25C5C21A" w15:done="0"/>
  <w15:commentEx w15:paraId="497B10C8" w15:done="0"/>
  <w15:commentEx w15:paraId="0281C361" w15:done="0"/>
  <w15:commentEx w15:paraId="1E51BBBE" w15:done="0"/>
  <w15:commentEx w15:paraId="0C34C758" w15:done="0"/>
  <w15:commentEx w15:paraId="131CE7FB" w15:done="0"/>
  <w15:commentEx w15:paraId="26102C13" w15:done="0"/>
  <w15:commentEx w15:paraId="7CAE0F6B" w15:done="0"/>
  <w15:commentEx w15:paraId="6BEC2D52" w15:done="0"/>
  <w15:commentEx w15:paraId="1AED5495" w15:paraIdParent="6BEC2D52" w15:done="0"/>
  <w15:commentEx w15:paraId="29EF3162" w15:done="0"/>
  <w15:commentEx w15:paraId="33691C69" w15:done="0"/>
  <w15:commentEx w15:paraId="1412D091" w15:paraIdParent="33691C69" w15:done="0"/>
  <w15:commentEx w15:paraId="1778A088" w15:done="0"/>
  <w15:commentEx w15:paraId="06F5A7DC" w15:done="0"/>
  <w15:commentEx w15:paraId="3647F02B" w15:paraIdParent="06F5A7DC" w15:done="0"/>
  <w15:commentEx w15:paraId="79B7E6EC" w15:done="0"/>
  <w15:commentEx w15:paraId="3E74B57F" w15:done="0"/>
  <w15:commentEx w15:paraId="0584A9CD" w15:done="0"/>
  <w15:commentEx w15:paraId="50772057" w15:done="0"/>
  <w15:commentEx w15:paraId="43611DAD" w15:done="1"/>
  <w15:commentEx w15:paraId="77039FA7" w15:done="0"/>
  <w15:commentEx w15:paraId="180DAE96" w15:done="0"/>
  <w15:commentEx w15:paraId="0AE4F324" w15:done="0"/>
  <w15:commentEx w15:paraId="6CFE5672" w15:done="0"/>
  <w15:commentEx w15:paraId="2719A0B2" w15:done="0"/>
  <w15:commentEx w15:paraId="533004CD" w15:done="0"/>
  <w15:commentEx w15:paraId="3AE770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8562" w16cex:dateUtc="2023-06-15T18:41:00Z"/>
  <w16cex:commentExtensible w16cex:durableId="2835858B" w16cex:dateUtc="2023-06-15T18:41:00Z"/>
  <w16cex:commentExtensible w16cex:durableId="28382674" w16cex:dateUtc="2023-06-17T18:32:00Z"/>
  <w16cex:commentExtensible w16cex:durableId="2838269D" w16cex:dateUtc="2023-06-17T18:33:00Z"/>
  <w16cex:commentExtensible w16cex:durableId="28382724" w16cex:dateUtc="2023-06-17T18:35:00Z"/>
  <w16cex:commentExtensible w16cex:durableId="283828C4" w16cex:dateUtc="2023-06-17T18:42:00Z"/>
  <w16cex:commentExtensible w16cex:durableId="28382944" w16cex:dateUtc="2023-06-17T18:44:00Z"/>
  <w16cex:commentExtensible w16cex:durableId="28382978" w16cex:dateUtc="2023-06-17T18:45:00Z"/>
  <w16cex:commentExtensible w16cex:durableId="28382A07" w16cex:dateUtc="2023-06-17T18:48:00Z"/>
  <w16cex:commentExtensible w16cex:durableId="28382A3D" w16cex:dateUtc="2023-06-17T18:49:00Z"/>
  <w16cex:commentExtensible w16cex:durableId="28382A23" w16cex:dateUtc="2023-06-17T18:48:00Z"/>
  <w16cex:commentExtensible w16cex:durableId="28382AAA" w16cex:dateUtc="2023-06-17T18:50:00Z"/>
  <w16cex:commentExtensible w16cex:durableId="28382AFE" w16cex:dateUtc="2023-06-17T18:52:00Z"/>
  <w16cex:commentExtensible w16cex:durableId="28382C1B" w16cex:dateUtc="2023-06-17T18:56:00Z"/>
  <w16cex:commentExtensible w16cex:durableId="28382C8A" w16cex:dateUtc="2023-06-17T18:58:00Z"/>
  <w16cex:commentExtensible w16cex:durableId="28382E14" w16cex:dateUtc="2023-06-17T19:05:00Z"/>
  <w16cex:commentExtensible w16cex:durableId="28382CE7" w16cex:dateUtc="2023-06-17T19:00:00Z"/>
  <w16cex:commentExtensible w16cex:durableId="282B53DA" w16cex:dateUtc="2023-06-08T00:07:00Z"/>
  <w16cex:commentExtensible w16cex:durableId="282A082F" w16cex:dateUtc="2023-06-07T00:31:00Z"/>
  <w16cex:commentExtensible w16cex:durableId="28221F57" w16cex:dateUtc="2023-06-01T00:32:00Z"/>
  <w16cex:commentExtensible w16cex:durableId="28221F6F" w16cex:dateUtc="2023-06-01T00:33:00Z"/>
  <w16cex:commentExtensible w16cex:durableId="28382D60" w16cex:dateUtc="2023-06-17T19:02:00Z"/>
  <w16cex:commentExtensible w16cex:durableId="28382EA1" w16cex:dateUtc="2023-06-17T19:07:00Z"/>
  <w16cex:commentExtensible w16cex:durableId="28382ED0" w16cex:dateUtc="2023-06-17T19:08:00Z"/>
  <w16cex:commentExtensible w16cex:durableId="28382F32" w16cex:dateUtc="2023-06-17T19: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85A6A4" w16cid:durableId="28358562"/>
  <w16cid:commentId w16cid:paraId="12C8BF1E" w16cid:durableId="2835858B"/>
  <w16cid:commentId w16cid:paraId="6673D624" w16cid:durableId="28382674"/>
  <w16cid:commentId w16cid:paraId="634CC2E4" w16cid:durableId="2838269D"/>
  <w16cid:commentId w16cid:paraId="43F2E0B9" w16cid:durableId="28382724"/>
  <w16cid:commentId w16cid:paraId="246CA9E8" w16cid:durableId="283828C4"/>
  <w16cid:commentId w16cid:paraId="72DF45B8" w16cid:durableId="28382944"/>
  <w16cid:commentId w16cid:paraId="4EFD3E62" w16cid:durableId="28382978"/>
  <w16cid:commentId w16cid:paraId="25C5C21A" w16cid:durableId="28382A07"/>
  <w16cid:commentId w16cid:paraId="497B10C8" w16cid:durableId="28382A3D"/>
  <w16cid:commentId w16cid:paraId="0281C361" w16cid:durableId="28382A23"/>
  <w16cid:commentId w16cid:paraId="1E51BBBE" w16cid:durableId="2845D271"/>
  <w16cid:commentId w16cid:paraId="0C34C758" w16cid:durableId="28382AAA"/>
  <w16cid:commentId w16cid:paraId="131CE7FB" w16cid:durableId="28382AFE"/>
  <w16cid:commentId w16cid:paraId="26102C13" w16cid:durableId="28409C9E"/>
  <w16cid:commentId w16cid:paraId="7CAE0F6B" w16cid:durableId="28382C1B"/>
  <w16cid:commentId w16cid:paraId="6BEC2D52" w16cid:durableId="28382C8A"/>
  <w16cid:commentId w16cid:paraId="1AED5495" w16cid:durableId="28382E14"/>
  <w16cid:commentId w16cid:paraId="29EF3162" w16cid:durableId="28382CE7"/>
  <w16cid:commentId w16cid:paraId="33691C69" w16cid:durableId="28110558"/>
  <w16cid:commentId w16cid:paraId="1412D091" w16cid:durableId="282B53DA"/>
  <w16cid:commentId w16cid:paraId="1778A088" w16cid:durableId="282A082F"/>
  <w16cid:commentId w16cid:paraId="06F5A7DC" w16cid:durableId="28221F57"/>
  <w16cid:commentId w16cid:paraId="3647F02B" w16cid:durableId="28221F6F"/>
  <w16cid:commentId w16cid:paraId="79B7E6EC" w16cid:durableId="28382D60"/>
  <w16cid:commentId w16cid:paraId="3E74B57F" w16cid:durableId="28382EA1"/>
  <w16cid:commentId w16cid:paraId="0584A9CD" w16cid:durableId="27DFC411"/>
  <w16cid:commentId w16cid:paraId="50772057" w16cid:durableId="28382ED0"/>
  <w16cid:commentId w16cid:paraId="43611DAD" w16cid:durableId="26FFBBA0"/>
  <w16cid:commentId w16cid:paraId="77039FA7" w16cid:durableId="26A4F8C0"/>
  <w16cid:commentId w16cid:paraId="180DAE96" w16cid:durableId="28382F32"/>
  <w16cid:commentId w16cid:paraId="0AE4F324" w16cid:durableId="27DFD724"/>
  <w16cid:commentId w16cid:paraId="6CFE5672" w16cid:durableId="27DFD9B5"/>
  <w16cid:commentId w16cid:paraId="2719A0B2" w16cid:durableId="27DFD9FB"/>
  <w16cid:commentId w16cid:paraId="533004CD" w16cid:durableId="27DFDE29"/>
  <w16cid:commentId w16cid:paraId="3AE77072" w16cid:durableId="27DFE2A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Italic">
    <w:altName w:val="Calibri"/>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stin Pomeranz">
    <w15:presenceInfo w15:providerId="AD" w15:userId="S::jpomeranz@coloradomesa.edu::11bf0c07-d0d3-4ab3-9c14-6e7a484e552b"/>
  </w15:person>
  <w15:person w15:author="Wesner, Jeff S">
    <w15:presenceInfo w15:providerId="AD" w15:userId="S::Jeff.Wesner@usd.edu::03cd2d55-ec98-46a5-894b-dc5c67f932ae"/>
  </w15:person>
  <w15:person w15:author="Gjoni, Vojsava">
    <w15:presenceInfo w15:providerId="AD" w15:userId="S::vojsava.gjoni@usd.edu::4107883d-b04a-44b4-afd7-3f5fc3131fb6"/>
  </w15:person>
  <w15:person w15:author="Gjoni, Vojsava [2]">
    <w15:presenceInfo w15:providerId="AD" w15:userId="S::Vojsava.Gjoni@usd.edu::4107883d-b04a-44b4-afd7-3f5fc3131f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trackRevisions/>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4CF"/>
    <w:rsid w:val="00000DEA"/>
    <w:rsid w:val="00004D72"/>
    <w:rsid w:val="00005D31"/>
    <w:rsid w:val="0000622C"/>
    <w:rsid w:val="00014FA6"/>
    <w:rsid w:val="00015F13"/>
    <w:rsid w:val="00017B8D"/>
    <w:rsid w:val="000214C7"/>
    <w:rsid w:val="000232B5"/>
    <w:rsid w:val="00023565"/>
    <w:rsid w:val="000248F3"/>
    <w:rsid w:val="00024E6D"/>
    <w:rsid w:val="00025427"/>
    <w:rsid w:val="000305BA"/>
    <w:rsid w:val="00035699"/>
    <w:rsid w:val="00041F59"/>
    <w:rsid w:val="00042166"/>
    <w:rsid w:val="000446CA"/>
    <w:rsid w:val="00052E69"/>
    <w:rsid w:val="00055987"/>
    <w:rsid w:val="0006058F"/>
    <w:rsid w:val="0006239A"/>
    <w:rsid w:val="0007476E"/>
    <w:rsid w:val="00076499"/>
    <w:rsid w:val="00080830"/>
    <w:rsid w:val="00081F62"/>
    <w:rsid w:val="00084B1E"/>
    <w:rsid w:val="00090F3B"/>
    <w:rsid w:val="00095BC5"/>
    <w:rsid w:val="00095DE4"/>
    <w:rsid w:val="000A3186"/>
    <w:rsid w:val="000A550D"/>
    <w:rsid w:val="000B779B"/>
    <w:rsid w:val="000C0E55"/>
    <w:rsid w:val="000C3184"/>
    <w:rsid w:val="000C71E3"/>
    <w:rsid w:val="000D0651"/>
    <w:rsid w:val="000E1545"/>
    <w:rsid w:val="000E60C4"/>
    <w:rsid w:val="000F0946"/>
    <w:rsid w:val="000F33CA"/>
    <w:rsid w:val="000F45BD"/>
    <w:rsid w:val="000F5DBD"/>
    <w:rsid w:val="000F730C"/>
    <w:rsid w:val="000F7987"/>
    <w:rsid w:val="00101224"/>
    <w:rsid w:val="00102116"/>
    <w:rsid w:val="0010396F"/>
    <w:rsid w:val="00103BA3"/>
    <w:rsid w:val="00104585"/>
    <w:rsid w:val="001066FB"/>
    <w:rsid w:val="00106E80"/>
    <w:rsid w:val="00117BE2"/>
    <w:rsid w:val="00122BC0"/>
    <w:rsid w:val="00126502"/>
    <w:rsid w:val="001320B7"/>
    <w:rsid w:val="00136E84"/>
    <w:rsid w:val="0013700A"/>
    <w:rsid w:val="001440B9"/>
    <w:rsid w:val="00144D95"/>
    <w:rsid w:val="001526BB"/>
    <w:rsid w:val="00157023"/>
    <w:rsid w:val="00160DBA"/>
    <w:rsid w:val="00162A0A"/>
    <w:rsid w:val="0016358F"/>
    <w:rsid w:val="00164330"/>
    <w:rsid w:val="0016553D"/>
    <w:rsid w:val="00173F4C"/>
    <w:rsid w:val="0017673B"/>
    <w:rsid w:val="00180CFA"/>
    <w:rsid w:val="00180FB9"/>
    <w:rsid w:val="00187A0A"/>
    <w:rsid w:val="00191F4E"/>
    <w:rsid w:val="00196D46"/>
    <w:rsid w:val="00197020"/>
    <w:rsid w:val="001A21B8"/>
    <w:rsid w:val="001A519E"/>
    <w:rsid w:val="001A5FB0"/>
    <w:rsid w:val="001B0CB0"/>
    <w:rsid w:val="001B435C"/>
    <w:rsid w:val="001B59F9"/>
    <w:rsid w:val="001B681A"/>
    <w:rsid w:val="001C3C18"/>
    <w:rsid w:val="001C6162"/>
    <w:rsid w:val="001C76D0"/>
    <w:rsid w:val="001D2EEE"/>
    <w:rsid w:val="001D6B30"/>
    <w:rsid w:val="001E3722"/>
    <w:rsid w:val="001E5B62"/>
    <w:rsid w:val="001F0A11"/>
    <w:rsid w:val="00200509"/>
    <w:rsid w:val="002017F2"/>
    <w:rsid w:val="002032A8"/>
    <w:rsid w:val="00206C04"/>
    <w:rsid w:val="002160E2"/>
    <w:rsid w:val="002165A6"/>
    <w:rsid w:val="00220035"/>
    <w:rsid w:val="0022017E"/>
    <w:rsid w:val="0022481B"/>
    <w:rsid w:val="00227751"/>
    <w:rsid w:val="002278DA"/>
    <w:rsid w:val="0023028E"/>
    <w:rsid w:val="002314DE"/>
    <w:rsid w:val="002331FC"/>
    <w:rsid w:val="00240584"/>
    <w:rsid w:val="00242F96"/>
    <w:rsid w:val="00243A2B"/>
    <w:rsid w:val="00252C05"/>
    <w:rsid w:val="0025366E"/>
    <w:rsid w:val="002558AE"/>
    <w:rsid w:val="00257673"/>
    <w:rsid w:val="00260983"/>
    <w:rsid w:val="00261194"/>
    <w:rsid w:val="00270A8B"/>
    <w:rsid w:val="0027409F"/>
    <w:rsid w:val="002751A9"/>
    <w:rsid w:val="00277783"/>
    <w:rsid w:val="00284041"/>
    <w:rsid w:val="002950BF"/>
    <w:rsid w:val="002955F0"/>
    <w:rsid w:val="00297CC6"/>
    <w:rsid w:val="002A1512"/>
    <w:rsid w:val="002A3497"/>
    <w:rsid w:val="002A41A7"/>
    <w:rsid w:val="002A44CF"/>
    <w:rsid w:val="002A668E"/>
    <w:rsid w:val="002B03D5"/>
    <w:rsid w:val="002B5C1E"/>
    <w:rsid w:val="002B607F"/>
    <w:rsid w:val="002B7646"/>
    <w:rsid w:val="002C1AA7"/>
    <w:rsid w:val="002C4CCF"/>
    <w:rsid w:val="002C6100"/>
    <w:rsid w:val="002D05FB"/>
    <w:rsid w:val="002D7B00"/>
    <w:rsid w:val="002E0E9A"/>
    <w:rsid w:val="002E2551"/>
    <w:rsid w:val="002F13AB"/>
    <w:rsid w:val="00300A48"/>
    <w:rsid w:val="00301372"/>
    <w:rsid w:val="0030157B"/>
    <w:rsid w:val="00303405"/>
    <w:rsid w:val="00303A6D"/>
    <w:rsid w:val="003068BF"/>
    <w:rsid w:val="0031099A"/>
    <w:rsid w:val="00315A0B"/>
    <w:rsid w:val="003175BE"/>
    <w:rsid w:val="00323D80"/>
    <w:rsid w:val="0032502A"/>
    <w:rsid w:val="003275B5"/>
    <w:rsid w:val="00333F5F"/>
    <w:rsid w:val="003357B7"/>
    <w:rsid w:val="00343DC8"/>
    <w:rsid w:val="00346014"/>
    <w:rsid w:val="00351857"/>
    <w:rsid w:val="00353D34"/>
    <w:rsid w:val="00357A87"/>
    <w:rsid w:val="00360BAA"/>
    <w:rsid w:val="003632CC"/>
    <w:rsid w:val="0036446C"/>
    <w:rsid w:val="003664A3"/>
    <w:rsid w:val="00376F6F"/>
    <w:rsid w:val="003806A8"/>
    <w:rsid w:val="003815DD"/>
    <w:rsid w:val="00383761"/>
    <w:rsid w:val="00384AA0"/>
    <w:rsid w:val="00387C2B"/>
    <w:rsid w:val="00387C42"/>
    <w:rsid w:val="00393A0A"/>
    <w:rsid w:val="003A220A"/>
    <w:rsid w:val="003A59BE"/>
    <w:rsid w:val="003A6BEA"/>
    <w:rsid w:val="003B087B"/>
    <w:rsid w:val="003B0D15"/>
    <w:rsid w:val="003B16DE"/>
    <w:rsid w:val="003B1CA1"/>
    <w:rsid w:val="003B2C33"/>
    <w:rsid w:val="003B51EF"/>
    <w:rsid w:val="003B6079"/>
    <w:rsid w:val="003B7D99"/>
    <w:rsid w:val="003D0C0A"/>
    <w:rsid w:val="003D62BA"/>
    <w:rsid w:val="003D7293"/>
    <w:rsid w:val="003D7CDD"/>
    <w:rsid w:val="003E33E0"/>
    <w:rsid w:val="003E37F7"/>
    <w:rsid w:val="003E42C5"/>
    <w:rsid w:val="003E4484"/>
    <w:rsid w:val="003E4744"/>
    <w:rsid w:val="003F5D4B"/>
    <w:rsid w:val="003F7922"/>
    <w:rsid w:val="00410837"/>
    <w:rsid w:val="00411628"/>
    <w:rsid w:val="00411C64"/>
    <w:rsid w:val="0041373C"/>
    <w:rsid w:val="004172D2"/>
    <w:rsid w:val="004176DE"/>
    <w:rsid w:val="00417B18"/>
    <w:rsid w:val="00423C3A"/>
    <w:rsid w:val="00424015"/>
    <w:rsid w:val="0043092A"/>
    <w:rsid w:val="00431D53"/>
    <w:rsid w:val="004352B7"/>
    <w:rsid w:val="00440425"/>
    <w:rsid w:val="00443FC2"/>
    <w:rsid w:val="00454017"/>
    <w:rsid w:val="004625BF"/>
    <w:rsid w:val="00464B91"/>
    <w:rsid w:val="00476C59"/>
    <w:rsid w:val="004826A2"/>
    <w:rsid w:val="00485EF0"/>
    <w:rsid w:val="00486671"/>
    <w:rsid w:val="00486BAB"/>
    <w:rsid w:val="0048782C"/>
    <w:rsid w:val="004900D9"/>
    <w:rsid w:val="00490847"/>
    <w:rsid w:val="004909A5"/>
    <w:rsid w:val="00493E50"/>
    <w:rsid w:val="00494C6F"/>
    <w:rsid w:val="00495E3B"/>
    <w:rsid w:val="004969F6"/>
    <w:rsid w:val="004A45B4"/>
    <w:rsid w:val="004B5F70"/>
    <w:rsid w:val="004B7E88"/>
    <w:rsid w:val="004B7FE0"/>
    <w:rsid w:val="004C3800"/>
    <w:rsid w:val="004C489A"/>
    <w:rsid w:val="004C562C"/>
    <w:rsid w:val="004C787F"/>
    <w:rsid w:val="004D09C2"/>
    <w:rsid w:val="004D38C2"/>
    <w:rsid w:val="004E1470"/>
    <w:rsid w:val="004E5FE6"/>
    <w:rsid w:val="004E680A"/>
    <w:rsid w:val="004F189F"/>
    <w:rsid w:val="004F45C6"/>
    <w:rsid w:val="004F4728"/>
    <w:rsid w:val="004F6813"/>
    <w:rsid w:val="004F7995"/>
    <w:rsid w:val="00507D8C"/>
    <w:rsid w:val="00510B8C"/>
    <w:rsid w:val="0051681A"/>
    <w:rsid w:val="0052372A"/>
    <w:rsid w:val="0053264E"/>
    <w:rsid w:val="0054277F"/>
    <w:rsid w:val="00546816"/>
    <w:rsid w:val="005545B1"/>
    <w:rsid w:val="00555044"/>
    <w:rsid w:val="00557934"/>
    <w:rsid w:val="00565047"/>
    <w:rsid w:val="005733E4"/>
    <w:rsid w:val="0057777D"/>
    <w:rsid w:val="00577D74"/>
    <w:rsid w:val="0058053D"/>
    <w:rsid w:val="00583ADC"/>
    <w:rsid w:val="0058495B"/>
    <w:rsid w:val="005864B3"/>
    <w:rsid w:val="005904CC"/>
    <w:rsid w:val="005968AB"/>
    <w:rsid w:val="005A29A6"/>
    <w:rsid w:val="005A41FF"/>
    <w:rsid w:val="005A7B22"/>
    <w:rsid w:val="005B4490"/>
    <w:rsid w:val="005B46B3"/>
    <w:rsid w:val="005B68E1"/>
    <w:rsid w:val="005C5397"/>
    <w:rsid w:val="005C5812"/>
    <w:rsid w:val="005D13A7"/>
    <w:rsid w:val="005D4F2E"/>
    <w:rsid w:val="005F7A3F"/>
    <w:rsid w:val="00602CF4"/>
    <w:rsid w:val="0060352A"/>
    <w:rsid w:val="00606FFA"/>
    <w:rsid w:val="00620260"/>
    <w:rsid w:val="00622410"/>
    <w:rsid w:val="006310C7"/>
    <w:rsid w:val="00631178"/>
    <w:rsid w:val="006339D0"/>
    <w:rsid w:val="00661195"/>
    <w:rsid w:val="00663BBF"/>
    <w:rsid w:val="006674CB"/>
    <w:rsid w:val="00672FDF"/>
    <w:rsid w:val="00673743"/>
    <w:rsid w:val="0067377C"/>
    <w:rsid w:val="0068116B"/>
    <w:rsid w:val="0068741C"/>
    <w:rsid w:val="0068761F"/>
    <w:rsid w:val="0069089B"/>
    <w:rsid w:val="00690ED0"/>
    <w:rsid w:val="00692B81"/>
    <w:rsid w:val="00694254"/>
    <w:rsid w:val="006967F8"/>
    <w:rsid w:val="0069794D"/>
    <w:rsid w:val="006A7341"/>
    <w:rsid w:val="006B1F6A"/>
    <w:rsid w:val="006B6FB5"/>
    <w:rsid w:val="006B7F6B"/>
    <w:rsid w:val="006C1C36"/>
    <w:rsid w:val="006C2E56"/>
    <w:rsid w:val="006C7583"/>
    <w:rsid w:val="006D1C39"/>
    <w:rsid w:val="006D6C8B"/>
    <w:rsid w:val="006E18B2"/>
    <w:rsid w:val="006E77E8"/>
    <w:rsid w:val="006E7EA4"/>
    <w:rsid w:val="006F17F1"/>
    <w:rsid w:val="006F2926"/>
    <w:rsid w:val="006F3443"/>
    <w:rsid w:val="006F3C05"/>
    <w:rsid w:val="006F4802"/>
    <w:rsid w:val="006F6918"/>
    <w:rsid w:val="00702284"/>
    <w:rsid w:val="00704033"/>
    <w:rsid w:val="00704093"/>
    <w:rsid w:val="0070412B"/>
    <w:rsid w:val="00704E11"/>
    <w:rsid w:val="00711FAC"/>
    <w:rsid w:val="00712D29"/>
    <w:rsid w:val="0071412C"/>
    <w:rsid w:val="007236C4"/>
    <w:rsid w:val="00724D75"/>
    <w:rsid w:val="007275CC"/>
    <w:rsid w:val="0073396F"/>
    <w:rsid w:val="00734357"/>
    <w:rsid w:val="007351F6"/>
    <w:rsid w:val="00735C7D"/>
    <w:rsid w:val="00742D19"/>
    <w:rsid w:val="00753E41"/>
    <w:rsid w:val="0076337F"/>
    <w:rsid w:val="00763F3F"/>
    <w:rsid w:val="00765278"/>
    <w:rsid w:val="00767119"/>
    <w:rsid w:val="00767473"/>
    <w:rsid w:val="00767A3C"/>
    <w:rsid w:val="00767C72"/>
    <w:rsid w:val="00773FA1"/>
    <w:rsid w:val="00774B1D"/>
    <w:rsid w:val="00775279"/>
    <w:rsid w:val="00776F66"/>
    <w:rsid w:val="00780E86"/>
    <w:rsid w:val="00782F90"/>
    <w:rsid w:val="00783DAC"/>
    <w:rsid w:val="00786735"/>
    <w:rsid w:val="00787F20"/>
    <w:rsid w:val="007913A8"/>
    <w:rsid w:val="007920B9"/>
    <w:rsid w:val="00794BDF"/>
    <w:rsid w:val="007958D3"/>
    <w:rsid w:val="00797113"/>
    <w:rsid w:val="007A0C5F"/>
    <w:rsid w:val="007A1B02"/>
    <w:rsid w:val="007A4398"/>
    <w:rsid w:val="007B488A"/>
    <w:rsid w:val="007B76E3"/>
    <w:rsid w:val="007C00C1"/>
    <w:rsid w:val="007C2B03"/>
    <w:rsid w:val="007C2F5E"/>
    <w:rsid w:val="007D0948"/>
    <w:rsid w:val="007D1CC5"/>
    <w:rsid w:val="007D29B9"/>
    <w:rsid w:val="007E09D7"/>
    <w:rsid w:val="008006A7"/>
    <w:rsid w:val="00804285"/>
    <w:rsid w:val="008139F4"/>
    <w:rsid w:val="00821431"/>
    <w:rsid w:val="00837C17"/>
    <w:rsid w:val="008412CF"/>
    <w:rsid w:val="008456D1"/>
    <w:rsid w:val="00851537"/>
    <w:rsid w:val="008601C4"/>
    <w:rsid w:val="00861031"/>
    <w:rsid w:val="008644C8"/>
    <w:rsid w:val="00865258"/>
    <w:rsid w:val="00865ABA"/>
    <w:rsid w:val="00870690"/>
    <w:rsid w:val="00873C31"/>
    <w:rsid w:val="00875088"/>
    <w:rsid w:val="008776D8"/>
    <w:rsid w:val="00883B3A"/>
    <w:rsid w:val="008931D0"/>
    <w:rsid w:val="008933C1"/>
    <w:rsid w:val="00894291"/>
    <w:rsid w:val="008947F1"/>
    <w:rsid w:val="00896A53"/>
    <w:rsid w:val="008A0534"/>
    <w:rsid w:val="008A317B"/>
    <w:rsid w:val="008A3602"/>
    <w:rsid w:val="008A6A49"/>
    <w:rsid w:val="008A7EE0"/>
    <w:rsid w:val="008B0317"/>
    <w:rsid w:val="008B096A"/>
    <w:rsid w:val="008B1676"/>
    <w:rsid w:val="008B2C82"/>
    <w:rsid w:val="008B6569"/>
    <w:rsid w:val="008B6FC7"/>
    <w:rsid w:val="008B737E"/>
    <w:rsid w:val="008C20F5"/>
    <w:rsid w:val="008C7A32"/>
    <w:rsid w:val="008D1128"/>
    <w:rsid w:val="008D1B50"/>
    <w:rsid w:val="008D4B91"/>
    <w:rsid w:val="008E3381"/>
    <w:rsid w:val="008E5EE5"/>
    <w:rsid w:val="008E6F96"/>
    <w:rsid w:val="008F24C3"/>
    <w:rsid w:val="008F2A74"/>
    <w:rsid w:val="008F56E0"/>
    <w:rsid w:val="009005AF"/>
    <w:rsid w:val="0090077E"/>
    <w:rsid w:val="0090179D"/>
    <w:rsid w:val="00902293"/>
    <w:rsid w:val="00905FD1"/>
    <w:rsid w:val="00906A5A"/>
    <w:rsid w:val="00911D95"/>
    <w:rsid w:val="00916349"/>
    <w:rsid w:val="00920262"/>
    <w:rsid w:val="00925109"/>
    <w:rsid w:val="0092677E"/>
    <w:rsid w:val="00947C4C"/>
    <w:rsid w:val="00955F9D"/>
    <w:rsid w:val="00956818"/>
    <w:rsid w:val="00960D41"/>
    <w:rsid w:val="00965C8B"/>
    <w:rsid w:val="009675D1"/>
    <w:rsid w:val="009714FA"/>
    <w:rsid w:val="00973292"/>
    <w:rsid w:val="00975D5A"/>
    <w:rsid w:val="00976E67"/>
    <w:rsid w:val="00981686"/>
    <w:rsid w:val="0098717C"/>
    <w:rsid w:val="00990C21"/>
    <w:rsid w:val="00990D23"/>
    <w:rsid w:val="00993FDD"/>
    <w:rsid w:val="00994987"/>
    <w:rsid w:val="009954C1"/>
    <w:rsid w:val="009B2528"/>
    <w:rsid w:val="009B337B"/>
    <w:rsid w:val="009B4245"/>
    <w:rsid w:val="009B4A09"/>
    <w:rsid w:val="009C194D"/>
    <w:rsid w:val="009C328C"/>
    <w:rsid w:val="009C5508"/>
    <w:rsid w:val="009C6B1B"/>
    <w:rsid w:val="009C73B3"/>
    <w:rsid w:val="009E20C7"/>
    <w:rsid w:val="009F1C48"/>
    <w:rsid w:val="009F2C1E"/>
    <w:rsid w:val="009F4F39"/>
    <w:rsid w:val="009F505C"/>
    <w:rsid w:val="009F56F2"/>
    <w:rsid w:val="00A02D79"/>
    <w:rsid w:val="00A05705"/>
    <w:rsid w:val="00A07B34"/>
    <w:rsid w:val="00A16DF6"/>
    <w:rsid w:val="00A2015A"/>
    <w:rsid w:val="00A259D7"/>
    <w:rsid w:val="00A33BD7"/>
    <w:rsid w:val="00A33CEE"/>
    <w:rsid w:val="00A348BC"/>
    <w:rsid w:val="00A52F44"/>
    <w:rsid w:val="00A671C2"/>
    <w:rsid w:val="00A67B16"/>
    <w:rsid w:val="00A67C7B"/>
    <w:rsid w:val="00A7079F"/>
    <w:rsid w:val="00A7166D"/>
    <w:rsid w:val="00A74BA2"/>
    <w:rsid w:val="00A77DA3"/>
    <w:rsid w:val="00A8054C"/>
    <w:rsid w:val="00A86E72"/>
    <w:rsid w:val="00A90BC8"/>
    <w:rsid w:val="00A92619"/>
    <w:rsid w:val="00A92A16"/>
    <w:rsid w:val="00A97B94"/>
    <w:rsid w:val="00AA02C2"/>
    <w:rsid w:val="00AA391E"/>
    <w:rsid w:val="00AA400E"/>
    <w:rsid w:val="00AA4C0F"/>
    <w:rsid w:val="00AA5242"/>
    <w:rsid w:val="00AB1EDC"/>
    <w:rsid w:val="00AB3668"/>
    <w:rsid w:val="00AB4A6C"/>
    <w:rsid w:val="00AC03A7"/>
    <w:rsid w:val="00AC1B92"/>
    <w:rsid w:val="00AC2111"/>
    <w:rsid w:val="00AC24C4"/>
    <w:rsid w:val="00AC7ED3"/>
    <w:rsid w:val="00AD16D6"/>
    <w:rsid w:val="00AD71C0"/>
    <w:rsid w:val="00AE6809"/>
    <w:rsid w:val="00AE742D"/>
    <w:rsid w:val="00AF6E82"/>
    <w:rsid w:val="00AF7FE0"/>
    <w:rsid w:val="00B02265"/>
    <w:rsid w:val="00B025D9"/>
    <w:rsid w:val="00B037D2"/>
    <w:rsid w:val="00B062DC"/>
    <w:rsid w:val="00B11A82"/>
    <w:rsid w:val="00B14850"/>
    <w:rsid w:val="00B21059"/>
    <w:rsid w:val="00B233CB"/>
    <w:rsid w:val="00B24919"/>
    <w:rsid w:val="00B31CBB"/>
    <w:rsid w:val="00B344B9"/>
    <w:rsid w:val="00B34806"/>
    <w:rsid w:val="00B40692"/>
    <w:rsid w:val="00B46ACF"/>
    <w:rsid w:val="00B51ACC"/>
    <w:rsid w:val="00B55186"/>
    <w:rsid w:val="00B561A8"/>
    <w:rsid w:val="00B57470"/>
    <w:rsid w:val="00B61B4D"/>
    <w:rsid w:val="00B66450"/>
    <w:rsid w:val="00B71F0F"/>
    <w:rsid w:val="00B72601"/>
    <w:rsid w:val="00B73665"/>
    <w:rsid w:val="00B76E7C"/>
    <w:rsid w:val="00B76F99"/>
    <w:rsid w:val="00B80151"/>
    <w:rsid w:val="00B83B9E"/>
    <w:rsid w:val="00B84AE9"/>
    <w:rsid w:val="00B96D0F"/>
    <w:rsid w:val="00B9709F"/>
    <w:rsid w:val="00BA06A5"/>
    <w:rsid w:val="00BA75BC"/>
    <w:rsid w:val="00BB03E2"/>
    <w:rsid w:val="00BB238B"/>
    <w:rsid w:val="00BB2621"/>
    <w:rsid w:val="00BB32AB"/>
    <w:rsid w:val="00BB3771"/>
    <w:rsid w:val="00BB3D66"/>
    <w:rsid w:val="00BB4083"/>
    <w:rsid w:val="00BB5322"/>
    <w:rsid w:val="00BB68E4"/>
    <w:rsid w:val="00BB6A0E"/>
    <w:rsid w:val="00BB738A"/>
    <w:rsid w:val="00BC0A72"/>
    <w:rsid w:val="00BC0A8D"/>
    <w:rsid w:val="00BC3EF3"/>
    <w:rsid w:val="00BD1DCE"/>
    <w:rsid w:val="00BD3D85"/>
    <w:rsid w:val="00BD41C4"/>
    <w:rsid w:val="00BD4506"/>
    <w:rsid w:val="00BE032C"/>
    <w:rsid w:val="00BF4DD1"/>
    <w:rsid w:val="00BF5C0E"/>
    <w:rsid w:val="00C0023D"/>
    <w:rsid w:val="00C01F92"/>
    <w:rsid w:val="00C036AD"/>
    <w:rsid w:val="00C0373F"/>
    <w:rsid w:val="00C039CF"/>
    <w:rsid w:val="00C041DB"/>
    <w:rsid w:val="00C04920"/>
    <w:rsid w:val="00C13034"/>
    <w:rsid w:val="00C16AF2"/>
    <w:rsid w:val="00C17E29"/>
    <w:rsid w:val="00C20D79"/>
    <w:rsid w:val="00C23B6C"/>
    <w:rsid w:val="00C25FD1"/>
    <w:rsid w:val="00C31142"/>
    <w:rsid w:val="00C3233F"/>
    <w:rsid w:val="00C35657"/>
    <w:rsid w:val="00C36A6F"/>
    <w:rsid w:val="00C44A8F"/>
    <w:rsid w:val="00C4581A"/>
    <w:rsid w:val="00C459F2"/>
    <w:rsid w:val="00C4611F"/>
    <w:rsid w:val="00C46AFB"/>
    <w:rsid w:val="00C53564"/>
    <w:rsid w:val="00C572ED"/>
    <w:rsid w:val="00C613AD"/>
    <w:rsid w:val="00C61DF8"/>
    <w:rsid w:val="00C7275B"/>
    <w:rsid w:val="00C76000"/>
    <w:rsid w:val="00C77938"/>
    <w:rsid w:val="00C84047"/>
    <w:rsid w:val="00C92783"/>
    <w:rsid w:val="00C94D34"/>
    <w:rsid w:val="00C9572C"/>
    <w:rsid w:val="00C97378"/>
    <w:rsid w:val="00C97CC8"/>
    <w:rsid w:val="00CA1831"/>
    <w:rsid w:val="00CA18DA"/>
    <w:rsid w:val="00CA2E3F"/>
    <w:rsid w:val="00CA635C"/>
    <w:rsid w:val="00CA7072"/>
    <w:rsid w:val="00CA7326"/>
    <w:rsid w:val="00CB239D"/>
    <w:rsid w:val="00CB3E0A"/>
    <w:rsid w:val="00CD0C2D"/>
    <w:rsid w:val="00CD221C"/>
    <w:rsid w:val="00CD4220"/>
    <w:rsid w:val="00CD7F9C"/>
    <w:rsid w:val="00CE3D00"/>
    <w:rsid w:val="00CE4801"/>
    <w:rsid w:val="00CE6069"/>
    <w:rsid w:val="00CF42CE"/>
    <w:rsid w:val="00CF468A"/>
    <w:rsid w:val="00CF5075"/>
    <w:rsid w:val="00D049D5"/>
    <w:rsid w:val="00D102F7"/>
    <w:rsid w:val="00D14D85"/>
    <w:rsid w:val="00D20A8D"/>
    <w:rsid w:val="00D2624B"/>
    <w:rsid w:val="00D279C8"/>
    <w:rsid w:val="00D31E55"/>
    <w:rsid w:val="00D338B3"/>
    <w:rsid w:val="00D34BE5"/>
    <w:rsid w:val="00D36F92"/>
    <w:rsid w:val="00D37F84"/>
    <w:rsid w:val="00D52815"/>
    <w:rsid w:val="00D55281"/>
    <w:rsid w:val="00D56F54"/>
    <w:rsid w:val="00D60405"/>
    <w:rsid w:val="00D655F8"/>
    <w:rsid w:val="00D702A0"/>
    <w:rsid w:val="00D74715"/>
    <w:rsid w:val="00D74917"/>
    <w:rsid w:val="00D75159"/>
    <w:rsid w:val="00D76FBD"/>
    <w:rsid w:val="00D81253"/>
    <w:rsid w:val="00D829E8"/>
    <w:rsid w:val="00D91CB1"/>
    <w:rsid w:val="00DA570C"/>
    <w:rsid w:val="00DA6A67"/>
    <w:rsid w:val="00DA6E62"/>
    <w:rsid w:val="00DA7536"/>
    <w:rsid w:val="00DB0711"/>
    <w:rsid w:val="00DB0BA8"/>
    <w:rsid w:val="00DB0FFB"/>
    <w:rsid w:val="00DB4A20"/>
    <w:rsid w:val="00DB7F62"/>
    <w:rsid w:val="00DC321B"/>
    <w:rsid w:val="00DC3614"/>
    <w:rsid w:val="00DD6101"/>
    <w:rsid w:val="00DE3768"/>
    <w:rsid w:val="00DE37CD"/>
    <w:rsid w:val="00DE49C8"/>
    <w:rsid w:val="00DF05B9"/>
    <w:rsid w:val="00DF6BAE"/>
    <w:rsid w:val="00E00BBD"/>
    <w:rsid w:val="00E018BD"/>
    <w:rsid w:val="00E1269E"/>
    <w:rsid w:val="00E14D4E"/>
    <w:rsid w:val="00E224A7"/>
    <w:rsid w:val="00E3052F"/>
    <w:rsid w:val="00E32CF9"/>
    <w:rsid w:val="00E3427D"/>
    <w:rsid w:val="00E41CCE"/>
    <w:rsid w:val="00E525BD"/>
    <w:rsid w:val="00E52AC4"/>
    <w:rsid w:val="00E537E5"/>
    <w:rsid w:val="00E564EC"/>
    <w:rsid w:val="00E72CFF"/>
    <w:rsid w:val="00E740F7"/>
    <w:rsid w:val="00E846B5"/>
    <w:rsid w:val="00E84EB8"/>
    <w:rsid w:val="00E859C3"/>
    <w:rsid w:val="00E87273"/>
    <w:rsid w:val="00E93E42"/>
    <w:rsid w:val="00E95825"/>
    <w:rsid w:val="00EA19CF"/>
    <w:rsid w:val="00EA21C4"/>
    <w:rsid w:val="00EB671A"/>
    <w:rsid w:val="00EC1AF1"/>
    <w:rsid w:val="00EC4608"/>
    <w:rsid w:val="00EC4D2D"/>
    <w:rsid w:val="00EC754C"/>
    <w:rsid w:val="00ED3AA3"/>
    <w:rsid w:val="00ED5EDF"/>
    <w:rsid w:val="00EE19DD"/>
    <w:rsid w:val="00EE204C"/>
    <w:rsid w:val="00EE4A13"/>
    <w:rsid w:val="00EE7A30"/>
    <w:rsid w:val="00EE7B01"/>
    <w:rsid w:val="00EF0BE8"/>
    <w:rsid w:val="00EF1C25"/>
    <w:rsid w:val="00EF2AF7"/>
    <w:rsid w:val="00F00A5D"/>
    <w:rsid w:val="00F00E9F"/>
    <w:rsid w:val="00F035F8"/>
    <w:rsid w:val="00F0379D"/>
    <w:rsid w:val="00F060E1"/>
    <w:rsid w:val="00F1047E"/>
    <w:rsid w:val="00F10620"/>
    <w:rsid w:val="00F10C5D"/>
    <w:rsid w:val="00F14EBF"/>
    <w:rsid w:val="00F20441"/>
    <w:rsid w:val="00F21BAC"/>
    <w:rsid w:val="00F24D9C"/>
    <w:rsid w:val="00F3492F"/>
    <w:rsid w:val="00F35A7A"/>
    <w:rsid w:val="00F41922"/>
    <w:rsid w:val="00F441D9"/>
    <w:rsid w:val="00F4488D"/>
    <w:rsid w:val="00F50939"/>
    <w:rsid w:val="00F5121B"/>
    <w:rsid w:val="00F51389"/>
    <w:rsid w:val="00F54783"/>
    <w:rsid w:val="00F61B84"/>
    <w:rsid w:val="00F62403"/>
    <w:rsid w:val="00F6565F"/>
    <w:rsid w:val="00F6569E"/>
    <w:rsid w:val="00F66F44"/>
    <w:rsid w:val="00F671C4"/>
    <w:rsid w:val="00F72C29"/>
    <w:rsid w:val="00F8182F"/>
    <w:rsid w:val="00F8371E"/>
    <w:rsid w:val="00F847C1"/>
    <w:rsid w:val="00F84B04"/>
    <w:rsid w:val="00F84CC8"/>
    <w:rsid w:val="00F857A5"/>
    <w:rsid w:val="00F86705"/>
    <w:rsid w:val="00F93B3F"/>
    <w:rsid w:val="00F94B49"/>
    <w:rsid w:val="00F97B33"/>
    <w:rsid w:val="00FA05FF"/>
    <w:rsid w:val="00FA1AFA"/>
    <w:rsid w:val="00FA30C9"/>
    <w:rsid w:val="00FA3EEE"/>
    <w:rsid w:val="00FA5923"/>
    <w:rsid w:val="00FA6982"/>
    <w:rsid w:val="00FA7009"/>
    <w:rsid w:val="00FB3A8D"/>
    <w:rsid w:val="00FB50DA"/>
    <w:rsid w:val="00FC1838"/>
    <w:rsid w:val="00FC2C65"/>
    <w:rsid w:val="00FC62EB"/>
    <w:rsid w:val="00FD22B5"/>
    <w:rsid w:val="00FD684D"/>
    <w:rsid w:val="00FD742C"/>
    <w:rsid w:val="00FD7F77"/>
    <w:rsid w:val="00FE5279"/>
    <w:rsid w:val="00FE768B"/>
    <w:rsid w:val="00FE7D9C"/>
    <w:rsid w:val="00FF1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CC325"/>
  <w15:docId w15:val="{B5807CFD-11AC-44F8-A9C9-588E3C8A7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6F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031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317"/>
    <w:rPr>
      <w:rFonts w:ascii="Segoe UI" w:hAnsi="Segoe UI" w:cs="Segoe UI"/>
      <w:sz w:val="18"/>
      <w:szCs w:val="18"/>
    </w:rPr>
  </w:style>
  <w:style w:type="character" w:styleId="CommentReference">
    <w:name w:val="annotation reference"/>
    <w:basedOn w:val="DefaultParagraphFont"/>
    <w:uiPriority w:val="99"/>
    <w:semiHidden/>
    <w:unhideWhenUsed/>
    <w:rsid w:val="00B14850"/>
    <w:rPr>
      <w:sz w:val="16"/>
      <w:szCs w:val="16"/>
    </w:rPr>
  </w:style>
  <w:style w:type="paragraph" w:styleId="CommentText">
    <w:name w:val="annotation text"/>
    <w:basedOn w:val="Normal"/>
    <w:link w:val="CommentTextChar"/>
    <w:uiPriority w:val="99"/>
    <w:unhideWhenUsed/>
    <w:rsid w:val="00B14850"/>
    <w:rPr>
      <w:sz w:val="20"/>
      <w:szCs w:val="20"/>
    </w:rPr>
  </w:style>
  <w:style w:type="character" w:customStyle="1" w:styleId="CommentTextChar">
    <w:name w:val="Comment Text Char"/>
    <w:basedOn w:val="DefaultParagraphFont"/>
    <w:link w:val="CommentText"/>
    <w:uiPriority w:val="99"/>
    <w:rsid w:val="00B14850"/>
    <w:rPr>
      <w:sz w:val="20"/>
      <w:szCs w:val="20"/>
    </w:rPr>
  </w:style>
  <w:style w:type="paragraph" w:styleId="CommentSubject">
    <w:name w:val="annotation subject"/>
    <w:basedOn w:val="CommentText"/>
    <w:next w:val="CommentText"/>
    <w:link w:val="CommentSubjectChar"/>
    <w:uiPriority w:val="99"/>
    <w:semiHidden/>
    <w:unhideWhenUsed/>
    <w:rsid w:val="00B14850"/>
    <w:rPr>
      <w:b/>
      <w:bCs/>
    </w:rPr>
  </w:style>
  <w:style w:type="character" w:customStyle="1" w:styleId="CommentSubjectChar">
    <w:name w:val="Comment Subject Char"/>
    <w:basedOn w:val="CommentTextChar"/>
    <w:link w:val="CommentSubject"/>
    <w:uiPriority w:val="99"/>
    <w:semiHidden/>
    <w:rsid w:val="00B14850"/>
    <w:rPr>
      <w:b/>
      <w:bCs/>
      <w:sz w:val="20"/>
      <w:szCs w:val="20"/>
    </w:rPr>
  </w:style>
  <w:style w:type="paragraph" w:styleId="Revision">
    <w:name w:val="Revision"/>
    <w:hidden/>
    <w:uiPriority w:val="99"/>
    <w:semiHidden/>
    <w:rsid w:val="000C3184"/>
  </w:style>
  <w:style w:type="paragraph" w:styleId="HTMLPreformatted">
    <w:name w:val="HTML Preformatted"/>
    <w:basedOn w:val="Normal"/>
    <w:link w:val="HTMLPreformattedChar"/>
    <w:uiPriority w:val="99"/>
    <w:semiHidden/>
    <w:unhideWhenUsed/>
    <w:rsid w:val="00735C7D"/>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35C7D"/>
    <w:rPr>
      <w:rFonts w:ascii="Consolas" w:hAnsi="Consolas"/>
      <w:sz w:val="20"/>
      <w:szCs w:val="20"/>
    </w:rPr>
  </w:style>
  <w:style w:type="paragraph" w:customStyle="1" w:styleId="muitypography-root">
    <w:name w:val="muitypography-root"/>
    <w:basedOn w:val="Normal"/>
    <w:rsid w:val="00015F13"/>
    <w:pPr>
      <w:spacing w:before="100" w:beforeAutospacing="1" w:after="100" w:afterAutospacing="1"/>
    </w:pPr>
    <w:rPr>
      <w:rFonts w:ascii="Times New Roman" w:eastAsia="Times New Roman" w:hAnsi="Times New Roman" w:cs="Times New Roman"/>
    </w:rPr>
  </w:style>
  <w:style w:type="character" w:customStyle="1" w:styleId="muibutton-label">
    <w:name w:val="muibutton-label"/>
    <w:basedOn w:val="DefaultParagraphFont"/>
    <w:rsid w:val="00015F13"/>
  </w:style>
  <w:style w:type="character" w:styleId="PlaceholderText">
    <w:name w:val="Placeholder Text"/>
    <w:basedOn w:val="DefaultParagraphFont"/>
    <w:uiPriority w:val="99"/>
    <w:semiHidden/>
    <w:rsid w:val="00FA3EEE"/>
    <w:rPr>
      <w:color w:val="808080"/>
    </w:rPr>
  </w:style>
  <w:style w:type="paragraph" w:customStyle="1" w:styleId="Bibliografia1">
    <w:name w:val="Bibliografia1"/>
    <w:basedOn w:val="Normal"/>
    <w:link w:val="BibliographyCarattere"/>
    <w:rsid w:val="00164330"/>
    <w:pPr>
      <w:tabs>
        <w:tab w:val="left" w:pos="260"/>
      </w:tabs>
      <w:autoSpaceDE w:val="0"/>
      <w:autoSpaceDN w:val="0"/>
      <w:adjustRightInd w:val="0"/>
      <w:spacing w:line="480" w:lineRule="auto"/>
      <w:ind w:left="264" w:hanging="264"/>
      <w:jc w:val="both"/>
    </w:pPr>
    <w:rPr>
      <w:rFonts w:ascii="Times New Roman" w:hAnsi="Times New Roman" w:cs="Times New Roman"/>
    </w:rPr>
  </w:style>
  <w:style w:type="character" w:customStyle="1" w:styleId="BibliographyCarattere">
    <w:name w:val="Bibliography Carattere"/>
    <w:basedOn w:val="DefaultParagraphFont"/>
    <w:link w:val="Bibliografia1"/>
    <w:rsid w:val="00164330"/>
    <w:rPr>
      <w:rFonts w:ascii="Times New Roman" w:hAnsi="Times New Roman" w:cs="Times New Roman"/>
    </w:rPr>
  </w:style>
  <w:style w:type="character" w:styleId="Hyperlink">
    <w:name w:val="Hyperlink"/>
    <w:basedOn w:val="DefaultParagraphFont"/>
    <w:uiPriority w:val="99"/>
    <w:unhideWhenUsed/>
    <w:rsid w:val="00AA02C2"/>
    <w:rPr>
      <w:color w:val="0563C1" w:themeColor="hyperlink"/>
      <w:u w:val="single"/>
    </w:rPr>
  </w:style>
  <w:style w:type="character" w:styleId="UnresolvedMention">
    <w:name w:val="Unresolved Mention"/>
    <w:basedOn w:val="DefaultParagraphFont"/>
    <w:uiPriority w:val="99"/>
    <w:semiHidden/>
    <w:unhideWhenUsed/>
    <w:rsid w:val="00AA02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603725">
      <w:bodyDiv w:val="1"/>
      <w:marLeft w:val="0"/>
      <w:marRight w:val="0"/>
      <w:marTop w:val="0"/>
      <w:marBottom w:val="0"/>
      <w:divBdr>
        <w:top w:val="none" w:sz="0" w:space="0" w:color="auto"/>
        <w:left w:val="none" w:sz="0" w:space="0" w:color="auto"/>
        <w:bottom w:val="none" w:sz="0" w:space="0" w:color="auto"/>
        <w:right w:val="none" w:sz="0" w:space="0" w:color="auto"/>
      </w:divBdr>
    </w:div>
    <w:div w:id="361633486">
      <w:bodyDiv w:val="1"/>
      <w:marLeft w:val="0"/>
      <w:marRight w:val="0"/>
      <w:marTop w:val="0"/>
      <w:marBottom w:val="0"/>
      <w:divBdr>
        <w:top w:val="none" w:sz="0" w:space="0" w:color="auto"/>
        <w:left w:val="none" w:sz="0" w:space="0" w:color="auto"/>
        <w:bottom w:val="none" w:sz="0" w:space="0" w:color="auto"/>
        <w:right w:val="none" w:sz="0" w:space="0" w:color="auto"/>
      </w:divBdr>
      <w:divsChild>
        <w:div w:id="1210456573">
          <w:marLeft w:val="446"/>
          <w:marRight w:val="0"/>
          <w:marTop w:val="0"/>
          <w:marBottom w:val="0"/>
          <w:divBdr>
            <w:top w:val="none" w:sz="0" w:space="0" w:color="auto"/>
            <w:left w:val="none" w:sz="0" w:space="0" w:color="auto"/>
            <w:bottom w:val="none" w:sz="0" w:space="0" w:color="auto"/>
            <w:right w:val="none" w:sz="0" w:space="0" w:color="auto"/>
          </w:divBdr>
        </w:div>
      </w:divsChild>
    </w:div>
    <w:div w:id="440996840">
      <w:bodyDiv w:val="1"/>
      <w:marLeft w:val="0"/>
      <w:marRight w:val="0"/>
      <w:marTop w:val="0"/>
      <w:marBottom w:val="0"/>
      <w:divBdr>
        <w:top w:val="none" w:sz="0" w:space="0" w:color="auto"/>
        <w:left w:val="none" w:sz="0" w:space="0" w:color="auto"/>
        <w:bottom w:val="none" w:sz="0" w:space="0" w:color="auto"/>
        <w:right w:val="none" w:sz="0" w:space="0" w:color="auto"/>
      </w:divBdr>
      <w:divsChild>
        <w:div w:id="1694960394">
          <w:marLeft w:val="446"/>
          <w:marRight w:val="0"/>
          <w:marTop w:val="0"/>
          <w:marBottom w:val="0"/>
          <w:divBdr>
            <w:top w:val="none" w:sz="0" w:space="0" w:color="auto"/>
            <w:left w:val="none" w:sz="0" w:space="0" w:color="auto"/>
            <w:bottom w:val="none" w:sz="0" w:space="0" w:color="auto"/>
            <w:right w:val="none" w:sz="0" w:space="0" w:color="auto"/>
          </w:divBdr>
        </w:div>
      </w:divsChild>
    </w:div>
    <w:div w:id="1086069756">
      <w:bodyDiv w:val="1"/>
      <w:marLeft w:val="0"/>
      <w:marRight w:val="0"/>
      <w:marTop w:val="0"/>
      <w:marBottom w:val="0"/>
      <w:divBdr>
        <w:top w:val="none" w:sz="0" w:space="0" w:color="auto"/>
        <w:left w:val="none" w:sz="0" w:space="0" w:color="auto"/>
        <w:bottom w:val="none" w:sz="0" w:space="0" w:color="auto"/>
        <w:right w:val="none" w:sz="0" w:space="0" w:color="auto"/>
      </w:divBdr>
      <w:divsChild>
        <w:div w:id="1790590684">
          <w:marLeft w:val="0"/>
          <w:marRight w:val="0"/>
          <w:marTop w:val="0"/>
          <w:marBottom w:val="0"/>
          <w:divBdr>
            <w:top w:val="none" w:sz="0" w:space="0" w:color="auto"/>
            <w:left w:val="none" w:sz="0" w:space="0" w:color="auto"/>
            <w:bottom w:val="none" w:sz="0" w:space="0" w:color="auto"/>
            <w:right w:val="none" w:sz="0" w:space="0" w:color="auto"/>
          </w:divBdr>
        </w:div>
      </w:divsChild>
    </w:div>
    <w:div w:id="1106313743">
      <w:bodyDiv w:val="1"/>
      <w:marLeft w:val="0"/>
      <w:marRight w:val="0"/>
      <w:marTop w:val="0"/>
      <w:marBottom w:val="0"/>
      <w:divBdr>
        <w:top w:val="none" w:sz="0" w:space="0" w:color="auto"/>
        <w:left w:val="none" w:sz="0" w:space="0" w:color="auto"/>
        <w:bottom w:val="none" w:sz="0" w:space="0" w:color="auto"/>
        <w:right w:val="none" w:sz="0" w:space="0" w:color="auto"/>
      </w:divBdr>
    </w:div>
    <w:div w:id="1395276933">
      <w:bodyDiv w:val="1"/>
      <w:marLeft w:val="0"/>
      <w:marRight w:val="0"/>
      <w:marTop w:val="0"/>
      <w:marBottom w:val="0"/>
      <w:divBdr>
        <w:top w:val="none" w:sz="0" w:space="0" w:color="auto"/>
        <w:left w:val="none" w:sz="0" w:space="0" w:color="auto"/>
        <w:bottom w:val="none" w:sz="0" w:space="0" w:color="auto"/>
        <w:right w:val="none" w:sz="0" w:space="0" w:color="auto"/>
      </w:divBdr>
    </w:div>
    <w:div w:id="1524442892">
      <w:bodyDiv w:val="1"/>
      <w:marLeft w:val="0"/>
      <w:marRight w:val="0"/>
      <w:marTop w:val="0"/>
      <w:marBottom w:val="0"/>
      <w:divBdr>
        <w:top w:val="none" w:sz="0" w:space="0" w:color="auto"/>
        <w:left w:val="none" w:sz="0" w:space="0" w:color="auto"/>
        <w:bottom w:val="none" w:sz="0" w:space="0" w:color="auto"/>
        <w:right w:val="none" w:sz="0" w:space="0" w:color="auto"/>
      </w:divBdr>
    </w:div>
    <w:div w:id="1983190614">
      <w:bodyDiv w:val="1"/>
      <w:marLeft w:val="0"/>
      <w:marRight w:val="0"/>
      <w:marTop w:val="0"/>
      <w:marBottom w:val="0"/>
      <w:divBdr>
        <w:top w:val="none" w:sz="0" w:space="0" w:color="auto"/>
        <w:left w:val="none" w:sz="0" w:space="0" w:color="auto"/>
        <w:bottom w:val="none" w:sz="0" w:space="0" w:color="auto"/>
        <w:right w:val="none" w:sz="0" w:space="0" w:color="auto"/>
      </w:divBdr>
      <w:divsChild>
        <w:div w:id="1131050249">
          <w:marLeft w:val="446"/>
          <w:marRight w:val="0"/>
          <w:marTop w:val="0"/>
          <w:marBottom w:val="0"/>
          <w:divBdr>
            <w:top w:val="none" w:sz="0" w:space="0" w:color="auto"/>
            <w:left w:val="none" w:sz="0" w:space="0" w:color="auto"/>
            <w:bottom w:val="none" w:sz="0" w:space="0" w:color="auto"/>
            <w:right w:val="none" w:sz="0" w:space="0" w:color="auto"/>
          </w:divBdr>
        </w:div>
      </w:divsChild>
    </w:div>
    <w:div w:id="2052000374">
      <w:bodyDiv w:val="1"/>
      <w:marLeft w:val="0"/>
      <w:marRight w:val="0"/>
      <w:marTop w:val="0"/>
      <w:marBottom w:val="0"/>
      <w:divBdr>
        <w:top w:val="none" w:sz="0" w:space="0" w:color="auto"/>
        <w:left w:val="none" w:sz="0" w:space="0" w:color="auto"/>
        <w:bottom w:val="none" w:sz="0" w:space="0" w:color="auto"/>
        <w:right w:val="none" w:sz="0" w:space="0" w:color="auto"/>
      </w:divBdr>
    </w:div>
    <w:div w:id="2066443825">
      <w:bodyDiv w:val="1"/>
      <w:marLeft w:val="0"/>
      <w:marRight w:val="0"/>
      <w:marTop w:val="0"/>
      <w:marBottom w:val="0"/>
      <w:divBdr>
        <w:top w:val="none" w:sz="0" w:space="0" w:color="auto"/>
        <w:left w:val="none" w:sz="0" w:space="0" w:color="auto"/>
        <w:bottom w:val="none" w:sz="0" w:space="0" w:color="auto"/>
        <w:right w:val="none" w:sz="0" w:space="0" w:color="auto"/>
      </w:divBdr>
      <w:divsChild>
        <w:div w:id="1410887891">
          <w:marLeft w:val="0"/>
          <w:marRight w:val="0"/>
          <w:marTop w:val="0"/>
          <w:marBottom w:val="0"/>
          <w:divBdr>
            <w:top w:val="none" w:sz="0" w:space="0" w:color="auto"/>
            <w:left w:val="none" w:sz="0" w:space="0" w:color="auto"/>
            <w:bottom w:val="none" w:sz="0" w:space="0" w:color="auto"/>
            <w:right w:val="none" w:sz="0" w:space="0" w:color="auto"/>
          </w:divBdr>
          <w:divsChild>
            <w:div w:id="1141074610">
              <w:marLeft w:val="0"/>
              <w:marRight w:val="0"/>
              <w:marTop w:val="0"/>
              <w:marBottom w:val="360"/>
              <w:divBdr>
                <w:top w:val="none" w:sz="0" w:space="0" w:color="auto"/>
                <w:left w:val="none" w:sz="0" w:space="0" w:color="auto"/>
                <w:bottom w:val="none" w:sz="0" w:space="0" w:color="auto"/>
                <w:right w:val="none" w:sz="0" w:space="0" w:color="auto"/>
              </w:divBdr>
              <w:divsChild>
                <w:div w:id="1416435298">
                  <w:marLeft w:val="0"/>
                  <w:marRight w:val="0"/>
                  <w:marTop w:val="0"/>
                  <w:marBottom w:val="0"/>
                  <w:divBdr>
                    <w:top w:val="none" w:sz="0" w:space="0" w:color="auto"/>
                    <w:left w:val="none" w:sz="0" w:space="0" w:color="auto"/>
                    <w:bottom w:val="none" w:sz="0" w:space="0" w:color="auto"/>
                    <w:right w:val="none" w:sz="0" w:space="0" w:color="auto"/>
                  </w:divBdr>
                  <w:divsChild>
                    <w:div w:id="995229755">
                      <w:marLeft w:val="0"/>
                      <w:marRight w:val="0"/>
                      <w:marTop w:val="240"/>
                      <w:marBottom w:val="0"/>
                      <w:divBdr>
                        <w:top w:val="single" w:sz="6" w:space="0" w:color="D7D9D9"/>
                        <w:left w:val="single" w:sz="6" w:space="0" w:color="D7D9D9"/>
                        <w:bottom w:val="single" w:sz="6" w:space="0" w:color="D7D9D9"/>
                        <w:right w:val="single" w:sz="6" w:space="0" w:color="D7D9D9"/>
                      </w:divBdr>
                      <w:divsChild>
                        <w:div w:id="1606502019">
                          <w:marLeft w:val="0"/>
                          <w:marRight w:val="0"/>
                          <w:marTop w:val="0"/>
                          <w:marBottom w:val="0"/>
                          <w:divBdr>
                            <w:top w:val="none" w:sz="0" w:space="0" w:color="auto"/>
                            <w:left w:val="none" w:sz="0" w:space="0" w:color="auto"/>
                            <w:bottom w:val="none" w:sz="0" w:space="0" w:color="auto"/>
                            <w:right w:val="none" w:sz="0" w:space="0" w:color="auto"/>
                          </w:divBdr>
                        </w:div>
                        <w:div w:id="6450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emf"/><Relationship Id="rId5" Type="http://schemas.openxmlformats.org/officeDocument/2006/relationships/styles" Target="styles.xml"/><Relationship Id="rId15" Type="http://schemas.openxmlformats.org/officeDocument/2006/relationships/image" Target="media/image5.jpeg"/><Relationship Id="rId23"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image" Target="media/image9.jpeg"/><Relationship Id="rId4" Type="http://schemas.openxmlformats.org/officeDocument/2006/relationships/customXml" Target="../customXml/item4.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D08B74DB13F641A1FB2572219BFE55" ma:contentTypeVersion="15" ma:contentTypeDescription="Create a new document." ma:contentTypeScope="" ma:versionID="d72e6b404a86689d5149284bbb843f28">
  <xsd:schema xmlns:xsd="http://www.w3.org/2001/XMLSchema" xmlns:xs="http://www.w3.org/2001/XMLSchema" xmlns:p="http://schemas.microsoft.com/office/2006/metadata/properties" xmlns:ns3="26133458-dd6b-4323-9224-444c1d830d6d" xmlns:ns4="ab955a96-761f-4c96-a6fc-04b9ce4c53f5" targetNamespace="http://schemas.microsoft.com/office/2006/metadata/properties" ma:root="true" ma:fieldsID="2fd11072b5cff02776c944f38ca4696e" ns3:_="" ns4:_="">
    <xsd:import namespace="26133458-dd6b-4323-9224-444c1d830d6d"/>
    <xsd:import namespace="ab955a96-761f-4c96-a6fc-04b9ce4c53f5"/>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133458-dd6b-4323-9224-444c1d830d6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b955a96-761f-4c96-a6fc-04b9ce4c53f5"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MediaServiceLocation" ma:internalName="MediaServiceLocation"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FB1A6-0A00-4FB3-A1CF-445E51D034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133458-dd6b-4323-9224-444c1d830d6d"/>
    <ds:schemaRef ds:uri="ab955a96-761f-4c96-a6fc-04b9ce4c5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217DD3-AFEE-49F0-A050-AF10072604F6}">
  <ds:schemaRefs>
    <ds:schemaRef ds:uri="http://schemas.microsoft.com/sharepoint/v3/contenttype/forms"/>
  </ds:schemaRefs>
</ds:datastoreItem>
</file>

<file path=customXml/itemProps3.xml><?xml version="1.0" encoding="utf-8"?>
<ds:datastoreItem xmlns:ds="http://schemas.openxmlformats.org/officeDocument/2006/customXml" ds:itemID="{1AD88707-E526-4D7F-B530-90CEC0A74B8D}">
  <ds:schemaRefs>
    <ds:schemaRef ds:uri="26133458-dd6b-4323-9224-444c1d830d6d"/>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ab955a96-761f-4c96-a6fc-04b9ce4c53f5"/>
    <ds:schemaRef ds:uri="http://www.w3.org/XML/1998/namespace"/>
    <ds:schemaRef ds:uri="http://purl.org/dc/dcmitype/"/>
  </ds:schemaRefs>
</ds:datastoreItem>
</file>

<file path=customXml/itemProps4.xml><?xml version="1.0" encoding="utf-8"?>
<ds:datastoreItem xmlns:ds="http://schemas.openxmlformats.org/officeDocument/2006/customXml" ds:itemID="{D9C52BF7-7224-416A-B296-7C207DCBB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Pages>18</Pages>
  <Words>5242</Words>
  <Characters>29882</Characters>
  <Application>Microsoft Office Word</Application>
  <DocSecurity>0</DocSecurity>
  <Lines>249</Lines>
  <Paragraphs>70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Gjoni, Vojsava</dc:creator>
  <cp:keywords/>
  <dc:description/>
  <cp:lastModifiedBy>Wesner, Jeff S</cp:lastModifiedBy>
  <cp:revision>105</cp:revision>
  <cp:lastPrinted>2023-06-20T17:58:00Z</cp:lastPrinted>
  <dcterms:created xsi:type="dcterms:W3CDTF">2023-06-20T22:25:00Z</dcterms:created>
  <dcterms:modified xsi:type="dcterms:W3CDTF">2023-06-28T02:53:00Z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0x01010010D08B74DB13F641A1FB2572219BFE55</vt:lpwstr>
  </property>
  <property fmtid="{D5CDD505-2E9C-101B-9397-08002B2CF9AE}" pid="3" name="ZOTERO_PREF_1">
    <vt:lpwstr>&lt;data data-version="3" zotero-version="6.0.26"&gt;&lt;session id="vQkI2d17"/&gt;&lt;style id="http://www.zotero.org/styles/nature" hasBibliography="1" bibliographyStyleHasBeenSet="1"/&gt;&lt;prefs&gt;&lt;pref name="fieldType" value="Field"/&gt;&lt;/prefs&gt;&lt;/data&gt;</vt:lpwstr>
  </property>
</Properties>
</file>